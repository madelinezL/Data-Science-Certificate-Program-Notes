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6AC9A" w14:textId="77777777" w:rsidR="006D6A69" w:rsidRDefault="006D6A69" w:rsidP="006D6A69">
      <w:pPr>
        <w:spacing w:line="360" w:lineRule="auto"/>
        <w:jc w:val="center"/>
        <w:rPr>
          <w:ins w:id="0" w:author="Madeline" w:date="2023-04-08T11:54:00Z"/>
          <w:rFonts w:ascii="Times New Roman" w:hAnsi="Times New Roman" w:cs="Times New Roman"/>
          <w:sz w:val="28"/>
          <w:szCs w:val="28"/>
        </w:rPr>
      </w:pPr>
    </w:p>
    <w:p w14:paraId="2F0C65A9" w14:textId="77777777" w:rsidR="006D6A69" w:rsidRDefault="006D6A69" w:rsidP="006D6A69">
      <w:pPr>
        <w:spacing w:line="360" w:lineRule="auto"/>
        <w:jc w:val="center"/>
        <w:rPr>
          <w:ins w:id="1" w:author="Madeline" w:date="2023-04-08T11:54:00Z"/>
          <w:rFonts w:ascii="Times New Roman" w:hAnsi="Times New Roman" w:cs="Times New Roman"/>
          <w:sz w:val="28"/>
          <w:szCs w:val="28"/>
        </w:rPr>
      </w:pPr>
    </w:p>
    <w:p w14:paraId="106249D9" w14:textId="77777777" w:rsidR="006D6A69" w:rsidRDefault="006D6A69" w:rsidP="006D6A69">
      <w:pPr>
        <w:spacing w:line="360" w:lineRule="auto"/>
        <w:jc w:val="center"/>
        <w:rPr>
          <w:ins w:id="2" w:author="Madeline" w:date="2023-04-08T11:54:00Z"/>
          <w:rFonts w:ascii="Times New Roman" w:hAnsi="Times New Roman" w:cs="Times New Roman"/>
          <w:sz w:val="28"/>
          <w:szCs w:val="28"/>
        </w:rPr>
      </w:pPr>
    </w:p>
    <w:p w14:paraId="17BD90A8" w14:textId="77777777" w:rsidR="006D6A69" w:rsidRDefault="006D6A69" w:rsidP="006D6A69">
      <w:pPr>
        <w:spacing w:line="360" w:lineRule="auto"/>
        <w:jc w:val="center"/>
        <w:rPr>
          <w:ins w:id="3" w:author="Madeline" w:date="2023-04-08T11:54:00Z"/>
          <w:rFonts w:ascii="Times New Roman" w:hAnsi="Times New Roman" w:cs="Times New Roman"/>
          <w:sz w:val="28"/>
          <w:szCs w:val="28"/>
        </w:rPr>
      </w:pPr>
    </w:p>
    <w:p w14:paraId="1D31E972" w14:textId="77777777" w:rsidR="006D6A69" w:rsidRDefault="006D6A69" w:rsidP="006D6A69">
      <w:pPr>
        <w:spacing w:line="360" w:lineRule="auto"/>
        <w:jc w:val="center"/>
        <w:rPr>
          <w:ins w:id="4" w:author="Madeline" w:date="2023-04-08T11:54:00Z"/>
          <w:rFonts w:ascii="Times New Roman" w:hAnsi="Times New Roman" w:cs="Times New Roman"/>
          <w:sz w:val="28"/>
          <w:szCs w:val="28"/>
        </w:rPr>
      </w:pPr>
    </w:p>
    <w:p w14:paraId="7F3E5A78" w14:textId="77777777" w:rsidR="006D6A69" w:rsidRDefault="006D6A69" w:rsidP="006D6A69">
      <w:pPr>
        <w:spacing w:line="360" w:lineRule="auto"/>
        <w:jc w:val="center"/>
        <w:rPr>
          <w:ins w:id="5" w:author="Madeline" w:date="2023-04-08T11:54:00Z"/>
          <w:rFonts w:ascii="Times New Roman" w:hAnsi="Times New Roman" w:cs="Times New Roman"/>
          <w:sz w:val="28"/>
          <w:szCs w:val="28"/>
        </w:rPr>
      </w:pPr>
    </w:p>
    <w:p w14:paraId="226BFB95" w14:textId="77777777" w:rsidR="006D6A69" w:rsidRDefault="006D6A69" w:rsidP="006D6A69">
      <w:pPr>
        <w:spacing w:line="360" w:lineRule="auto"/>
        <w:jc w:val="center"/>
        <w:rPr>
          <w:ins w:id="6" w:author="Madeline" w:date="2023-04-08T11:54:00Z"/>
          <w:rFonts w:ascii="Times New Roman" w:hAnsi="Times New Roman" w:cs="Times New Roman"/>
          <w:sz w:val="28"/>
          <w:szCs w:val="28"/>
        </w:rPr>
      </w:pPr>
    </w:p>
    <w:p w14:paraId="32A79450" w14:textId="77777777" w:rsidR="006D6A69" w:rsidRDefault="006D6A69" w:rsidP="006D6A69">
      <w:pPr>
        <w:spacing w:line="360" w:lineRule="auto"/>
        <w:jc w:val="center"/>
        <w:rPr>
          <w:ins w:id="7" w:author="Madeline" w:date="2023-04-08T11:54:00Z"/>
          <w:rFonts w:ascii="Times New Roman" w:hAnsi="Times New Roman" w:cs="Times New Roman"/>
          <w:sz w:val="28"/>
          <w:szCs w:val="28"/>
        </w:rPr>
      </w:pPr>
    </w:p>
    <w:p w14:paraId="096968C7" w14:textId="77777777" w:rsidR="006D6A69" w:rsidRDefault="006D6A69" w:rsidP="006D6A69">
      <w:pPr>
        <w:spacing w:line="360" w:lineRule="auto"/>
        <w:jc w:val="center"/>
        <w:rPr>
          <w:ins w:id="8" w:author="Madeline" w:date="2023-04-08T11:54:00Z"/>
          <w:rFonts w:ascii="Times New Roman" w:hAnsi="Times New Roman" w:cs="Times New Roman"/>
          <w:sz w:val="28"/>
          <w:szCs w:val="28"/>
        </w:rPr>
      </w:pPr>
    </w:p>
    <w:p w14:paraId="19FBCCAD" w14:textId="77777777" w:rsidR="006D6A69" w:rsidRDefault="006D6A69" w:rsidP="006D6A69">
      <w:pPr>
        <w:spacing w:line="360" w:lineRule="auto"/>
        <w:jc w:val="center"/>
        <w:rPr>
          <w:ins w:id="9" w:author="Madeline" w:date="2023-04-08T11:54:00Z"/>
          <w:rFonts w:ascii="Times New Roman" w:hAnsi="Times New Roman" w:cs="Times New Roman"/>
          <w:sz w:val="28"/>
          <w:szCs w:val="28"/>
        </w:rPr>
      </w:pPr>
    </w:p>
    <w:p w14:paraId="4E3CC35C" w14:textId="2BE56260" w:rsidR="006D6A69" w:rsidRPr="005E1059" w:rsidRDefault="006D6A69" w:rsidP="006D6A69">
      <w:pPr>
        <w:spacing w:line="360" w:lineRule="auto"/>
        <w:jc w:val="center"/>
        <w:rPr>
          <w:ins w:id="10" w:author="Madeline" w:date="2023-04-08T11:53:00Z"/>
          <w:rFonts w:ascii="Times New Roman" w:hAnsi="Times New Roman" w:cs="Times New Roman"/>
          <w:sz w:val="28"/>
          <w:szCs w:val="28"/>
        </w:rPr>
      </w:pPr>
      <w:ins w:id="11" w:author="Madeline" w:date="2023-04-08T11:53:00Z">
        <w:r w:rsidRPr="005E1059">
          <w:rPr>
            <w:rFonts w:ascii="Times New Roman" w:hAnsi="Times New Roman" w:cs="Times New Roman"/>
            <w:sz w:val="28"/>
            <w:szCs w:val="28"/>
          </w:rPr>
          <w:t>CS</w:t>
        </w:r>
        <w:r>
          <w:rPr>
            <w:rFonts w:ascii="Times New Roman" w:hAnsi="Times New Roman" w:cs="Times New Roman"/>
            <w:sz w:val="28"/>
            <w:szCs w:val="28"/>
          </w:rPr>
          <w:t>703</w:t>
        </w:r>
        <w:r w:rsidRPr="005E1059">
          <w:rPr>
            <w:rFonts w:ascii="Times New Roman" w:hAnsi="Times New Roman" w:cs="Times New Roman"/>
            <w:sz w:val="28"/>
            <w:szCs w:val="28"/>
          </w:rPr>
          <w:t xml:space="preserve">: </w:t>
        </w:r>
        <w:r>
          <w:rPr>
            <w:rFonts w:ascii="Times New Roman" w:hAnsi="Times New Roman" w:cs="Times New Roman"/>
            <w:sz w:val="28"/>
            <w:szCs w:val="28"/>
          </w:rPr>
          <w:t>Applied Data Science Project</w:t>
        </w:r>
      </w:ins>
    </w:p>
    <w:p w14:paraId="0C1F7458" w14:textId="77777777" w:rsidR="006D6A69" w:rsidRPr="005E1059" w:rsidRDefault="006D6A69" w:rsidP="006D6A69">
      <w:pPr>
        <w:spacing w:line="360" w:lineRule="auto"/>
        <w:jc w:val="center"/>
        <w:rPr>
          <w:ins w:id="12" w:author="Madeline" w:date="2023-04-08T11:53:00Z"/>
          <w:rFonts w:ascii="Times New Roman" w:hAnsi="Times New Roman" w:cs="Times New Roman"/>
          <w:sz w:val="28"/>
          <w:szCs w:val="28"/>
        </w:rPr>
      </w:pPr>
      <w:ins w:id="13" w:author="Madeline" w:date="2023-04-08T11:53:00Z">
        <w:r w:rsidRPr="005E1059">
          <w:rPr>
            <w:rFonts w:ascii="Times New Roman" w:hAnsi="Times New Roman" w:cs="Times New Roman"/>
            <w:sz w:val="28"/>
            <w:szCs w:val="28"/>
          </w:rPr>
          <w:t>Zhiyang (Madeline) Lin</w:t>
        </w:r>
      </w:ins>
    </w:p>
    <w:p w14:paraId="2DBF183B" w14:textId="77777777" w:rsidR="006D6A69" w:rsidRPr="005E1059" w:rsidRDefault="006D6A69" w:rsidP="006D6A69">
      <w:pPr>
        <w:spacing w:line="360" w:lineRule="auto"/>
        <w:jc w:val="center"/>
        <w:rPr>
          <w:ins w:id="14" w:author="Madeline" w:date="2023-04-08T11:53:00Z"/>
          <w:rFonts w:ascii="Times New Roman" w:hAnsi="Times New Roman" w:cs="Times New Roman"/>
          <w:b/>
          <w:bCs/>
          <w:color w:val="8496B0" w:themeColor="text2" w:themeTint="99"/>
          <w:sz w:val="28"/>
          <w:szCs w:val="28"/>
        </w:rPr>
      </w:pPr>
    </w:p>
    <w:p w14:paraId="1711551F" w14:textId="54338692" w:rsidR="006D6A69" w:rsidRPr="005E1059" w:rsidRDefault="006D6A69" w:rsidP="006D6A69">
      <w:pPr>
        <w:spacing w:line="360" w:lineRule="auto"/>
        <w:jc w:val="center"/>
        <w:rPr>
          <w:ins w:id="15" w:author="Madeline" w:date="2023-04-08T11:53:00Z"/>
          <w:rFonts w:ascii="Times New Roman" w:hAnsi="Times New Roman" w:cs="Times New Roman"/>
          <w:b/>
          <w:bCs/>
          <w:sz w:val="28"/>
          <w:szCs w:val="28"/>
        </w:rPr>
      </w:pPr>
      <w:ins w:id="16" w:author="Madeline" w:date="2023-04-08T11:53:00Z">
        <w:r w:rsidRPr="005E1059">
          <w:rPr>
            <w:rFonts w:ascii="Times New Roman" w:hAnsi="Times New Roman" w:cs="Times New Roman"/>
            <w:b/>
            <w:bCs/>
            <w:sz w:val="28"/>
            <w:szCs w:val="28"/>
          </w:rPr>
          <w:t>Spotify Recommendation System</w:t>
        </w:r>
        <w:r>
          <w:rPr>
            <w:rFonts w:ascii="Times New Roman" w:hAnsi="Times New Roman" w:cs="Times New Roman"/>
            <w:b/>
            <w:bCs/>
            <w:sz w:val="28"/>
            <w:szCs w:val="28"/>
          </w:rPr>
          <w:t xml:space="preserve"> Analysis</w:t>
        </w:r>
        <w:r w:rsidRPr="005E1059">
          <w:rPr>
            <w:rFonts w:ascii="Times New Roman" w:hAnsi="Times New Roman" w:cs="Times New Roman"/>
            <w:b/>
            <w:bCs/>
            <w:sz w:val="28"/>
            <w:szCs w:val="28"/>
          </w:rPr>
          <w:t xml:space="preserve"> </w:t>
        </w:r>
      </w:ins>
    </w:p>
    <w:p w14:paraId="0EFB36E5" w14:textId="77777777" w:rsidR="006D6A69" w:rsidRPr="005E1059" w:rsidRDefault="006D6A69" w:rsidP="006D6A69">
      <w:pPr>
        <w:spacing w:line="360" w:lineRule="auto"/>
        <w:jc w:val="center"/>
        <w:rPr>
          <w:ins w:id="17" w:author="Madeline" w:date="2023-04-08T11:53:00Z"/>
          <w:rFonts w:ascii="Times New Roman" w:hAnsi="Times New Roman" w:cs="Times New Roman"/>
          <w:sz w:val="28"/>
          <w:szCs w:val="28"/>
        </w:rPr>
      </w:pPr>
    </w:p>
    <w:p w14:paraId="56759E3F" w14:textId="79F6114C" w:rsidR="006D6A69" w:rsidRPr="005E1059" w:rsidRDefault="006D6A69" w:rsidP="006D6A69">
      <w:pPr>
        <w:spacing w:line="360" w:lineRule="auto"/>
        <w:jc w:val="center"/>
        <w:rPr>
          <w:ins w:id="18" w:author="Madeline" w:date="2023-04-08T11:53:00Z"/>
          <w:rFonts w:ascii="Times New Roman" w:hAnsi="Times New Roman" w:cs="Times New Roman"/>
          <w:sz w:val="28"/>
          <w:szCs w:val="28"/>
        </w:rPr>
      </w:pPr>
      <w:ins w:id="19" w:author="Madeline" w:date="2023-04-08T11:53:00Z">
        <w:r w:rsidRPr="005E1059">
          <w:rPr>
            <w:rFonts w:ascii="Times New Roman" w:hAnsi="Times New Roman" w:cs="Times New Roman"/>
            <w:sz w:val="28"/>
            <w:szCs w:val="28"/>
          </w:rPr>
          <w:t xml:space="preserve">Professor </w:t>
        </w:r>
      </w:ins>
      <w:ins w:id="20" w:author="Madeline" w:date="2023-04-08T11:54:00Z">
        <w:r>
          <w:rPr>
            <w:rFonts w:ascii="Times New Roman" w:hAnsi="Times New Roman" w:cs="Times New Roman"/>
            <w:sz w:val="28"/>
            <w:szCs w:val="28"/>
          </w:rPr>
          <w:t xml:space="preserve">Nicholas </w:t>
        </w:r>
      </w:ins>
      <w:proofErr w:type="spellStart"/>
      <w:ins w:id="21" w:author="Madeline" w:date="2023-04-08T11:53:00Z">
        <w:r>
          <w:rPr>
            <w:rFonts w:ascii="Times New Roman" w:hAnsi="Times New Roman" w:cs="Times New Roman"/>
            <w:sz w:val="28"/>
            <w:szCs w:val="28"/>
          </w:rPr>
          <w:t>Nardi</w:t>
        </w:r>
        <w:proofErr w:type="spellEnd"/>
      </w:ins>
    </w:p>
    <w:p w14:paraId="7944B36C" w14:textId="2CBC95D9" w:rsidR="006D6A69" w:rsidRPr="005E1059" w:rsidRDefault="006D6A69" w:rsidP="006D6A69">
      <w:pPr>
        <w:spacing w:line="360" w:lineRule="auto"/>
        <w:jc w:val="center"/>
        <w:rPr>
          <w:ins w:id="22" w:author="Madeline" w:date="2023-04-08T11:53:00Z"/>
          <w:rFonts w:ascii="Times New Roman" w:hAnsi="Times New Roman" w:cs="Times New Roman"/>
          <w:sz w:val="28"/>
          <w:szCs w:val="28"/>
        </w:rPr>
      </w:pPr>
      <w:ins w:id="23" w:author="Madeline" w:date="2023-04-08T11:53:00Z">
        <w:r w:rsidRPr="005E1059">
          <w:rPr>
            <w:rFonts w:ascii="Times New Roman" w:hAnsi="Times New Roman" w:cs="Times New Roman"/>
            <w:sz w:val="28"/>
            <w:szCs w:val="28"/>
          </w:rPr>
          <w:t xml:space="preserve">April </w:t>
        </w:r>
      </w:ins>
      <w:ins w:id="24" w:author="Madeline" w:date="2023-04-08T11:54:00Z">
        <w:r>
          <w:rPr>
            <w:rFonts w:ascii="Times New Roman" w:hAnsi="Times New Roman" w:cs="Times New Roman"/>
            <w:sz w:val="28"/>
            <w:szCs w:val="28"/>
          </w:rPr>
          <w:t>8</w:t>
        </w:r>
      </w:ins>
      <w:ins w:id="25" w:author="Madeline" w:date="2023-04-08T11:53:00Z">
        <w:r w:rsidRPr="005E1059">
          <w:rPr>
            <w:rFonts w:ascii="Times New Roman" w:hAnsi="Times New Roman" w:cs="Times New Roman"/>
            <w:sz w:val="28"/>
            <w:szCs w:val="28"/>
          </w:rPr>
          <w:t>, 2023</w:t>
        </w:r>
      </w:ins>
    </w:p>
    <w:p w14:paraId="3D6AE22E" w14:textId="77777777" w:rsidR="006D6A69" w:rsidRDefault="006D6A69" w:rsidP="004325E6">
      <w:pPr>
        <w:pStyle w:val="Heading1"/>
        <w:rPr>
          <w:ins w:id="26" w:author="Madeline" w:date="2023-04-08T11:52:00Z"/>
          <w:rFonts w:ascii="Times New Roman" w:hAnsi="Times New Roman" w:cs="Times New Roman"/>
          <w:b/>
          <w:bCs/>
          <w:color w:val="5B9BD5" w:themeColor="accent5"/>
          <w:sz w:val="24"/>
          <w:szCs w:val="24"/>
        </w:rPr>
      </w:pPr>
    </w:p>
    <w:p w14:paraId="291A541F" w14:textId="6C13DFDB" w:rsidR="0001093C" w:rsidRPr="004325E6" w:rsidRDefault="0001093C" w:rsidP="005E1059">
      <w:pPr>
        <w:pStyle w:val="Heading1"/>
        <w:pageBreakBefore/>
        <w:tabs>
          <w:tab w:val="left" w:pos="2667"/>
        </w:tabs>
        <w:rPr>
          <w:ins w:id="27" w:author="Lin, Madeline" w:date="2023-04-07T20:24:00Z"/>
          <w:rFonts w:ascii="Times New Roman" w:hAnsi="Times New Roman" w:cs="Times New Roman"/>
          <w:b/>
          <w:bCs/>
          <w:color w:val="5B9BD5" w:themeColor="accent5"/>
        </w:rPr>
      </w:pPr>
      <w:ins w:id="28" w:author="Lin, Madeline" w:date="2023-04-07T20:24:00Z">
        <w:r w:rsidRPr="004325E6">
          <w:rPr>
            <w:rFonts w:ascii="Times New Roman" w:hAnsi="Times New Roman" w:cs="Times New Roman"/>
            <w:b/>
            <w:bCs/>
            <w:color w:val="5B9BD5" w:themeColor="accent5"/>
            <w:sz w:val="24"/>
            <w:szCs w:val="24"/>
          </w:rPr>
          <w:lastRenderedPageBreak/>
          <w:t>0.0 Overview</w:t>
        </w:r>
      </w:ins>
      <w:ins w:id="29" w:author="Madeline" w:date="2023-04-08T11:56:00Z">
        <w:r w:rsidR="008E0928">
          <w:rPr>
            <w:rFonts w:ascii="Times New Roman" w:hAnsi="Times New Roman" w:cs="Times New Roman"/>
            <w:b/>
            <w:bCs/>
            <w:color w:val="5B9BD5" w:themeColor="accent5"/>
            <w:sz w:val="24"/>
            <w:szCs w:val="24"/>
          </w:rPr>
          <w:tab/>
        </w:r>
      </w:ins>
    </w:p>
    <w:p w14:paraId="65FFEB15" w14:textId="56A59A7B" w:rsidR="0001093C" w:rsidRDefault="0001093C">
      <w:pPr>
        <w:rPr>
          <w:ins w:id="30" w:author="Madeline" w:date="2023-04-08T11:24:00Z"/>
          <w:rFonts w:ascii="Times New Roman" w:hAnsi="Times New Roman" w:cs="Times New Roman"/>
        </w:rPr>
      </w:pPr>
    </w:p>
    <w:p w14:paraId="2A243CEC" w14:textId="1545C69E" w:rsidR="006D4234" w:rsidRDefault="006D4234">
      <w:pPr>
        <w:rPr>
          <w:ins w:id="31" w:author="Madeline" w:date="2023-04-08T11:26:00Z"/>
          <w:rFonts w:ascii="Times New Roman" w:hAnsi="Times New Roman" w:cs="Times New Roman"/>
        </w:rPr>
      </w:pPr>
      <w:ins w:id="32" w:author="Madeline" w:date="2023-04-08T11:24:00Z">
        <w:r>
          <w:rPr>
            <w:rFonts w:ascii="Times New Roman" w:hAnsi="Times New Roman" w:cs="Times New Roman"/>
          </w:rPr>
          <w:t xml:space="preserve">This project aims to </w:t>
        </w:r>
      </w:ins>
      <w:ins w:id="33" w:author="Madeline" w:date="2023-04-08T11:34:00Z">
        <w:r w:rsidR="00730CA9">
          <w:rPr>
            <w:rFonts w:ascii="Times New Roman" w:hAnsi="Times New Roman" w:cs="Times New Roman"/>
          </w:rPr>
          <w:t>conduct</w:t>
        </w:r>
      </w:ins>
      <w:ins w:id="34" w:author="Madeline" w:date="2023-04-08T11:24:00Z">
        <w:r>
          <w:rPr>
            <w:rFonts w:ascii="Times New Roman" w:hAnsi="Times New Roman" w:cs="Times New Roman"/>
          </w:rPr>
          <w:t xml:space="preserve"> </w:t>
        </w:r>
      </w:ins>
      <w:ins w:id="35" w:author="Madeline" w:date="2023-04-08T11:25:00Z">
        <w:r>
          <w:rPr>
            <w:rFonts w:ascii="Times New Roman" w:hAnsi="Times New Roman" w:cs="Times New Roman"/>
          </w:rPr>
          <w:t xml:space="preserve">a comparative study of various machine learning algorithms on Spotify recommendation system. It </w:t>
        </w:r>
      </w:ins>
      <w:ins w:id="36" w:author="Madeline" w:date="2023-04-08T11:34:00Z">
        <w:r w:rsidR="00730CA9">
          <w:rPr>
            <w:rFonts w:ascii="Times New Roman" w:hAnsi="Times New Roman" w:cs="Times New Roman"/>
          </w:rPr>
          <w:t xml:space="preserve">delves into the </w:t>
        </w:r>
      </w:ins>
      <w:ins w:id="37" w:author="Madeline" w:date="2023-04-08T11:25:00Z">
        <w:r>
          <w:rPr>
            <w:rFonts w:ascii="Times New Roman" w:hAnsi="Times New Roman" w:cs="Times New Roman"/>
          </w:rPr>
          <w:t>fo</w:t>
        </w:r>
      </w:ins>
      <w:ins w:id="38" w:author="Madeline" w:date="2023-04-08T11:26:00Z">
        <w:r>
          <w:rPr>
            <w:rFonts w:ascii="Times New Roman" w:hAnsi="Times New Roman" w:cs="Times New Roman"/>
          </w:rPr>
          <w:t>undational principles of each model</w:t>
        </w:r>
      </w:ins>
      <w:ins w:id="39" w:author="Madeline" w:date="2023-04-08T11:35:00Z">
        <w:r w:rsidR="00730CA9">
          <w:rPr>
            <w:rFonts w:ascii="Times New Roman" w:hAnsi="Times New Roman" w:cs="Times New Roman"/>
          </w:rPr>
          <w:t xml:space="preserve"> </w:t>
        </w:r>
      </w:ins>
      <w:ins w:id="40" w:author="Madeline" w:date="2023-04-08T11:26:00Z">
        <w:r>
          <w:rPr>
            <w:rFonts w:ascii="Times New Roman" w:hAnsi="Times New Roman" w:cs="Times New Roman"/>
          </w:rPr>
          <w:t xml:space="preserve">and </w:t>
        </w:r>
      </w:ins>
      <w:ins w:id="41" w:author="Madeline" w:date="2023-04-08T11:35:00Z">
        <w:r w:rsidR="00730CA9">
          <w:rPr>
            <w:rFonts w:ascii="Times New Roman" w:hAnsi="Times New Roman" w:cs="Times New Roman"/>
          </w:rPr>
          <w:t xml:space="preserve">examines their construction and evaluation </w:t>
        </w:r>
      </w:ins>
      <w:ins w:id="42" w:author="Madeline" w:date="2023-04-08T11:26:00Z">
        <w:r>
          <w:rPr>
            <w:rFonts w:ascii="Times New Roman" w:hAnsi="Times New Roman" w:cs="Times New Roman"/>
          </w:rPr>
          <w:t>using Spotify data.</w:t>
        </w:r>
      </w:ins>
      <w:ins w:id="43" w:author="Madeline" w:date="2023-04-08T11:27:00Z">
        <w:r>
          <w:rPr>
            <w:rFonts w:ascii="Times New Roman" w:hAnsi="Times New Roman" w:cs="Times New Roman"/>
          </w:rPr>
          <w:t xml:space="preserve"> The empirical assessment allows for the observation of their performance and effectiveness in a real-world setting, </w:t>
        </w:r>
      </w:ins>
      <w:ins w:id="44" w:author="Madeline" w:date="2023-04-08T11:35:00Z">
        <w:r w:rsidR="00730CA9">
          <w:rPr>
            <w:rFonts w:ascii="Times New Roman" w:hAnsi="Times New Roman" w:cs="Times New Roman"/>
          </w:rPr>
          <w:t xml:space="preserve">providing </w:t>
        </w:r>
      </w:ins>
      <w:ins w:id="45" w:author="Madeline" w:date="2023-04-08T11:27:00Z">
        <w:r>
          <w:rPr>
            <w:rFonts w:ascii="Times New Roman" w:hAnsi="Times New Roman" w:cs="Times New Roman"/>
          </w:rPr>
          <w:t>valuable insights into the application of these models in music reco</w:t>
        </w:r>
      </w:ins>
      <w:ins w:id="46" w:author="Madeline" w:date="2023-04-08T11:28:00Z">
        <w:r>
          <w:rPr>
            <w:rFonts w:ascii="Times New Roman" w:hAnsi="Times New Roman" w:cs="Times New Roman"/>
          </w:rPr>
          <w:t>mmendation system.</w:t>
        </w:r>
      </w:ins>
    </w:p>
    <w:p w14:paraId="114F31B7" w14:textId="2632ED7C" w:rsidR="006D4234" w:rsidRDefault="006D4234">
      <w:pPr>
        <w:rPr>
          <w:ins w:id="47" w:author="Madeline" w:date="2023-04-08T11:26:00Z"/>
          <w:rFonts w:ascii="Times New Roman" w:hAnsi="Times New Roman" w:cs="Times New Roman"/>
        </w:rPr>
      </w:pPr>
    </w:p>
    <w:p w14:paraId="0ACD63C6" w14:textId="3A6F97F9" w:rsidR="006D4234" w:rsidRDefault="006D4234">
      <w:pPr>
        <w:rPr>
          <w:ins w:id="48" w:author="Madeline" w:date="2023-04-08T11:32:00Z"/>
          <w:rFonts w:ascii="Times New Roman" w:hAnsi="Times New Roman" w:cs="Times New Roman"/>
        </w:rPr>
      </w:pPr>
      <w:ins w:id="49" w:author="Madeline" w:date="2023-04-08T11:26:00Z">
        <w:r>
          <w:rPr>
            <w:rFonts w:ascii="Times New Roman" w:hAnsi="Times New Roman" w:cs="Times New Roman"/>
          </w:rPr>
          <w:t xml:space="preserve">Specifically, this project </w:t>
        </w:r>
      </w:ins>
      <w:ins w:id="50" w:author="Madeline" w:date="2023-04-08T11:35:00Z">
        <w:r w:rsidR="00730CA9">
          <w:rPr>
            <w:rFonts w:ascii="Times New Roman" w:hAnsi="Times New Roman" w:cs="Times New Roman"/>
          </w:rPr>
          <w:t>employs</w:t>
        </w:r>
      </w:ins>
      <w:ins w:id="51" w:author="Madeline" w:date="2023-04-08T11:26:00Z">
        <w:r>
          <w:rPr>
            <w:rFonts w:ascii="Times New Roman" w:hAnsi="Times New Roman" w:cs="Times New Roman"/>
          </w:rPr>
          <w:t xml:space="preserve"> </w:t>
        </w:r>
      </w:ins>
      <w:ins w:id="52" w:author="Madeline" w:date="2023-04-08T11:28:00Z">
        <w:r>
          <w:rPr>
            <w:rFonts w:ascii="Times New Roman" w:hAnsi="Times New Roman" w:cs="Times New Roman"/>
          </w:rPr>
          <w:t xml:space="preserve">content-based filtering method and collaborative filtering method to </w:t>
        </w:r>
      </w:ins>
      <w:ins w:id="53" w:author="Madeline" w:date="2023-04-08T11:36:00Z">
        <w:r w:rsidR="00730CA9">
          <w:rPr>
            <w:rFonts w:ascii="Times New Roman" w:hAnsi="Times New Roman" w:cs="Times New Roman"/>
          </w:rPr>
          <w:t xml:space="preserve">investigate </w:t>
        </w:r>
      </w:ins>
      <w:ins w:id="54" w:author="Madeline" w:date="2023-04-08T11:28:00Z">
        <w:r>
          <w:rPr>
            <w:rFonts w:ascii="Times New Roman" w:hAnsi="Times New Roman" w:cs="Times New Roman"/>
          </w:rPr>
          <w:t xml:space="preserve">the </w:t>
        </w:r>
      </w:ins>
      <w:ins w:id="55" w:author="Madeline" w:date="2023-04-08T11:36:00Z">
        <w:r w:rsidR="00730CA9">
          <w:rPr>
            <w:rFonts w:ascii="Times New Roman" w:hAnsi="Times New Roman" w:cs="Times New Roman"/>
          </w:rPr>
          <w:t>underlying</w:t>
        </w:r>
      </w:ins>
      <w:ins w:id="56" w:author="Madeline" w:date="2023-04-08T11:28:00Z">
        <w:r>
          <w:rPr>
            <w:rFonts w:ascii="Times New Roman" w:hAnsi="Times New Roman" w:cs="Times New Roman"/>
          </w:rPr>
          <w:t xml:space="preserve"> algorithms of Spotify recommendation system.</w:t>
        </w:r>
      </w:ins>
      <w:ins w:id="57" w:author="Madeline" w:date="2023-04-08T11:36:00Z">
        <w:r w:rsidR="00730CA9">
          <w:rPr>
            <w:rFonts w:ascii="Times New Roman" w:hAnsi="Times New Roman" w:cs="Times New Roman"/>
          </w:rPr>
          <w:t xml:space="preserve"> F</w:t>
        </w:r>
      </w:ins>
      <w:ins w:id="58" w:author="Madeline" w:date="2023-04-08T11:28:00Z">
        <w:r w:rsidR="00730CA9">
          <w:rPr>
            <w:rFonts w:ascii="Times New Roman" w:hAnsi="Times New Roman" w:cs="Times New Roman"/>
          </w:rPr>
          <w:t>or content-based filtering method, it util</w:t>
        </w:r>
      </w:ins>
      <w:ins w:id="59" w:author="Madeline" w:date="2023-04-08T11:29:00Z">
        <w:r w:rsidR="00730CA9">
          <w:rPr>
            <w:rFonts w:ascii="Times New Roman" w:hAnsi="Times New Roman" w:cs="Times New Roman"/>
          </w:rPr>
          <w:t xml:space="preserve">izes various machine learning techniques including simple linear regression, linear regression with interactions, stepwise regression, decision tree, random forest, and neural </w:t>
        </w:r>
      </w:ins>
      <w:ins w:id="60" w:author="Madeline" w:date="2023-04-08T11:30:00Z">
        <w:r w:rsidR="00730CA9">
          <w:rPr>
            <w:rFonts w:ascii="Times New Roman" w:hAnsi="Times New Roman" w:cs="Times New Roman"/>
          </w:rPr>
          <w:t>network models</w:t>
        </w:r>
      </w:ins>
      <w:ins w:id="61" w:author="Madeline" w:date="2023-04-08T11:31:00Z">
        <w:r w:rsidR="00730CA9">
          <w:rPr>
            <w:rFonts w:ascii="Times New Roman" w:hAnsi="Times New Roman" w:cs="Times New Roman"/>
          </w:rPr>
          <w:t xml:space="preserve"> to predict the streaming time based on song audio feature</w:t>
        </w:r>
      </w:ins>
      <w:ins w:id="62" w:author="Madeline" w:date="2023-04-08T11:32:00Z">
        <w:r w:rsidR="00730CA9">
          <w:rPr>
            <w:rFonts w:ascii="Times New Roman" w:hAnsi="Times New Roman" w:cs="Times New Roman"/>
          </w:rPr>
          <w:t>s.</w:t>
        </w:r>
      </w:ins>
      <w:ins w:id="63" w:author="Madeline" w:date="2023-04-08T11:30:00Z">
        <w:r w:rsidR="00730CA9">
          <w:rPr>
            <w:rFonts w:ascii="Times New Roman" w:hAnsi="Times New Roman" w:cs="Times New Roman"/>
          </w:rPr>
          <w:t xml:space="preserve"> </w:t>
        </w:r>
      </w:ins>
      <w:ins w:id="64" w:author="Madeline" w:date="2023-04-08T11:37:00Z">
        <w:r w:rsidR="00730CA9">
          <w:rPr>
            <w:rFonts w:ascii="Times New Roman" w:hAnsi="Times New Roman" w:cs="Times New Roman"/>
          </w:rPr>
          <w:t>F</w:t>
        </w:r>
      </w:ins>
      <w:ins w:id="65" w:author="Madeline" w:date="2023-04-08T11:30:00Z">
        <w:r w:rsidR="00730CA9">
          <w:rPr>
            <w:rFonts w:ascii="Times New Roman" w:hAnsi="Times New Roman" w:cs="Times New Roman"/>
          </w:rPr>
          <w:t xml:space="preserve">or collaborative filtering method, it utilizes Euclidean Distance and Cosine Similarity </w:t>
        </w:r>
      </w:ins>
      <w:ins w:id="66" w:author="Madeline" w:date="2023-04-08T11:31:00Z">
        <w:r w:rsidR="00730CA9">
          <w:rPr>
            <w:rFonts w:ascii="Times New Roman" w:hAnsi="Times New Roman" w:cs="Times New Roman"/>
          </w:rPr>
          <w:t xml:space="preserve">metrics to </w:t>
        </w:r>
      </w:ins>
      <w:ins w:id="67" w:author="Madeline" w:date="2023-04-08T11:37:00Z">
        <w:r w:rsidR="00730CA9">
          <w:rPr>
            <w:rFonts w:ascii="Times New Roman" w:hAnsi="Times New Roman" w:cs="Times New Roman"/>
          </w:rPr>
          <w:t xml:space="preserve">identify </w:t>
        </w:r>
      </w:ins>
      <w:ins w:id="68" w:author="Madeline" w:date="2023-04-08T11:31:00Z">
        <w:r w:rsidR="00730CA9">
          <w:rPr>
            <w:rFonts w:ascii="Times New Roman" w:hAnsi="Times New Roman" w:cs="Times New Roman"/>
          </w:rPr>
          <w:t>the most similar songs in terms of audio features based on either one or five target songs.</w:t>
        </w:r>
      </w:ins>
    </w:p>
    <w:p w14:paraId="2B530099" w14:textId="2A4AADA6" w:rsidR="00730CA9" w:rsidRDefault="00730CA9">
      <w:pPr>
        <w:rPr>
          <w:ins w:id="69" w:author="Madeline" w:date="2023-04-08T11:32:00Z"/>
          <w:rFonts w:ascii="Times New Roman" w:hAnsi="Times New Roman" w:cs="Times New Roman"/>
        </w:rPr>
      </w:pPr>
    </w:p>
    <w:p w14:paraId="0DF47866" w14:textId="533A6943" w:rsidR="00730CA9" w:rsidRPr="004325E6" w:rsidRDefault="00730CA9">
      <w:pPr>
        <w:rPr>
          <w:ins w:id="70" w:author="Lin, Madeline" w:date="2023-04-07T20:24:00Z"/>
          <w:rFonts w:ascii="Times New Roman" w:hAnsi="Times New Roman" w:cs="Times New Roman"/>
        </w:rPr>
      </w:pPr>
      <w:ins w:id="71" w:author="Madeline" w:date="2023-04-08T11:37:00Z">
        <w:r>
          <w:rPr>
            <w:rFonts w:ascii="Times New Roman" w:hAnsi="Times New Roman" w:cs="Times New Roman"/>
          </w:rPr>
          <w:t>Th</w:t>
        </w:r>
      </w:ins>
      <w:ins w:id="72" w:author="Madeline" w:date="2023-04-08T11:32:00Z">
        <w:r>
          <w:rPr>
            <w:rFonts w:ascii="Times New Roman" w:hAnsi="Times New Roman" w:cs="Times New Roman"/>
          </w:rPr>
          <w:t>e results</w:t>
        </w:r>
      </w:ins>
      <w:ins w:id="73" w:author="Madeline" w:date="2023-04-08T11:37:00Z">
        <w:r>
          <w:rPr>
            <w:rFonts w:ascii="Times New Roman" w:hAnsi="Times New Roman" w:cs="Times New Roman"/>
          </w:rPr>
          <w:t xml:space="preserve"> demonstrate</w:t>
        </w:r>
      </w:ins>
      <w:ins w:id="74" w:author="Madeline" w:date="2023-04-08T11:32:00Z">
        <w:r>
          <w:rPr>
            <w:rFonts w:ascii="Times New Roman" w:hAnsi="Times New Roman" w:cs="Times New Roman"/>
          </w:rPr>
          <w:t xml:space="preserve"> that simple linear regression outperforms other models with the least RMSE and has </w:t>
        </w:r>
      </w:ins>
      <w:ins w:id="75" w:author="Madeline" w:date="2023-04-08T11:38:00Z">
        <w:r>
          <w:rPr>
            <w:rFonts w:ascii="Times New Roman" w:hAnsi="Times New Roman" w:cs="Times New Roman"/>
          </w:rPr>
          <w:t xml:space="preserve">a 30% </w:t>
        </w:r>
      </w:ins>
      <w:ins w:id="76" w:author="Madeline" w:date="2023-04-08T11:32:00Z">
        <w:r>
          <w:rPr>
            <w:rFonts w:ascii="Times New Roman" w:hAnsi="Times New Roman" w:cs="Times New Roman"/>
          </w:rPr>
          <w:t>accuracy</w:t>
        </w:r>
      </w:ins>
      <w:ins w:id="77" w:author="Madeline" w:date="2023-04-08T11:38:00Z">
        <w:r>
          <w:rPr>
            <w:rFonts w:ascii="Times New Roman" w:hAnsi="Times New Roman" w:cs="Times New Roman"/>
          </w:rPr>
          <w:t xml:space="preserve"> </w:t>
        </w:r>
      </w:ins>
      <w:ins w:id="78" w:author="Madeline" w:date="2023-04-08T11:33:00Z">
        <w:r>
          <w:rPr>
            <w:rFonts w:ascii="Times New Roman" w:hAnsi="Times New Roman" w:cs="Times New Roman"/>
          </w:rPr>
          <w:t>in song recommendation. Both Euclidean Distance and Cosine Similarity metrics have a</w:t>
        </w:r>
      </w:ins>
      <w:ins w:id="79" w:author="Madeline" w:date="2023-04-08T11:38:00Z">
        <w:r>
          <w:rPr>
            <w:rFonts w:ascii="Times New Roman" w:hAnsi="Times New Roman" w:cs="Times New Roman"/>
          </w:rPr>
          <w:t xml:space="preserve"> 40%</w:t>
        </w:r>
      </w:ins>
      <w:ins w:id="80" w:author="Madeline" w:date="2023-04-08T11:33:00Z">
        <w:r>
          <w:rPr>
            <w:rFonts w:ascii="Times New Roman" w:hAnsi="Times New Roman" w:cs="Times New Roman"/>
          </w:rPr>
          <w:t xml:space="preserve"> accuracy </w:t>
        </w:r>
      </w:ins>
      <w:ins w:id="81" w:author="Madeline" w:date="2023-04-08T11:38:00Z">
        <w:r>
          <w:rPr>
            <w:rFonts w:ascii="Times New Roman" w:hAnsi="Times New Roman" w:cs="Times New Roman"/>
          </w:rPr>
          <w:t>i</w:t>
        </w:r>
      </w:ins>
      <w:ins w:id="82" w:author="Madeline" w:date="2023-04-08T11:33:00Z">
        <w:r>
          <w:rPr>
            <w:rFonts w:ascii="Times New Roman" w:hAnsi="Times New Roman" w:cs="Times New Roman"/>
          </w:rPr>
          <w:t xml:space="preserve">n song recommendation. Additionally, this project also finds that the </w:t>
        </w:r>
      </w:ins>
      <w:ins w:id="83" w:author="Madeline" w:date="2023-04-08T11:38:00Z">
        <w:r>
          <w:rPr>
            <w:rFonts w:ascii="Times New Roman" w:hAnsi="Times New Roman" w:cs="Times New Roman"/>
          </w:rPr>
          <w:t>choice</w:t>
        </w:r>
      </w:ins>
      <w:ins w:id="84" w:author="Madeline" w:date="2023-04-08T11:33:00Z">
        <w:r>
          <w:rPr>
            <w:rFonts w:ascii="Times New Roman" w:hAnsi="Times New Roman" w:cs="Times New Roman"/>
          </w:rPr>
          <w:t xml:space="preserve"> of test data</w:t>
        </w:r>
      </w:ins>
      <w:ins w:id="85" w:author="Madeline" w:date="2023-04-08T11:34:00Z">
        <w:r>
          <w:rPr>
            <w:rFonts w:ascii="Times New Roman" w:hAnsi="Times New Roman" w:cs="Times New Roman"/>
          </w:rPr>
          <w:t xml:space="preserve">sets </w:t>
        </w:r>
      </w:ins>
      <w:ins w:id="86" w:author="Madeline" w:date="2023-04-08T11:38:00Z">
        <w:r>
          <w:rPr>
            <w:rFonts w:ascii="Times New Roman" w:hAnsi="Times New Roman" w:cs="Times New Roman"/>
          </w:rPr>
          <w:t>can influence</w:t>
        </w:r>
      </w:ins>
      <w:ins w:id="87" w:author="Madeline" w:date="2023-04-08T11:34:00Z">
        <w:r>
          <w:rPr>
            <w:rFonts w:ascii="Times New Roman" w:hAnsi="Times New Roman" w:cs="Times New Roman"/>
          </w:rPr>
          <w:t xml:space="preserve"> model performance.</w:t>
        </w:r>
      </w:ins>
    </w:p>
    <w:p w14:paraId="2C28E96C" w14:textId="2E223A3A" w:rsidR="00C76573" w:rsidRPr="004325E6" w:rsidDel="007E2BF3" w:rsidRDefault="00C76573" w:rsidP="00C76573">
      <w:pPr>
        <w:rPr>
          <w:ins w:id="88" w:author="Lin, Madeline" w:date="2023-04-07T21:47:00Z"/>
          <w:del w:id="89" w:author="Madeline" w:date="2023-04-08T09:52:00Z"/>
          <w:rFonts w:ascii="Times New Roman" w:hAnsi="Times New Roman" w:cs="Times New Roman"/>
        </w:rPr>
      </w:pPr>
      <w:ins w:id="90" w:author="Lin, Madeline" w:date="2023-04-07T21:47:00Z">
        <w:del w:id="91" w:author="Madeline" w:date="2023-04-08T09:52:00Z">
          <w:r w:rsidRPr="004325E6" w:rsidDel="007E2BF3">
            <w:rPr>
              <w:rFonts w:ascii="Times New Roman" w:hAnsi="Times New Roman" w:cs="Times New Roman"/>
              <w:highlight w:val="yellow"/>
            </w:rPr>
            <w:delText>According to Spotify news, discovery (i.e. recommendation system) is a driving factor for Spotify users to renew premium subscriptions. How powerful the recommendation system determine how much revenue Spotify will get.</w:delText>
          </w:r>
        </w:del>
      </w:ins>
    </w:p>
    <w:p w14:paraId="686023D1" w14:textId="77777777" w:rsidR="0001093C" w:rsidRDefault="0001093C" w:rsidP="0001093C">
      <w:pPr>
        <w:rPr>
          <w:ins w:id="92" w:author="Lin, Madeline" w:date="2023-04-07T20:24:00Z"/>
          <w:rFonts w:ascii="Times New Roman" w:hAnsi="Times New Roman" w:cs="Times New Roman"/>
          <w:b/>
        </w:rPr>
      </w:pPr>
    </w:p>
    <w:p w14:paraId="7E0A6044" w14:textId="5E9C3140" w:rsidR="00BA3934" w:rsidRPr="004325E6" w:rsidRDefault="00BA3934" w:rsidP="004325E6">
      <w:pPr>
        <w:pStyle w:val="Heading1"/>
        <w:rPr>
          <w:rFonts w:ascii="Times New Roman" w:hAnsi="Times New Roman" w:cs="Times New Roman"/>
          <w:b/>
          <w:bCs/>
          <w:color w:val="4472C4" w:themeColor="accent1"/>
        </w:rPr>
      </w:pPr>
      <w:del w:id="93" w:author="Lin, Madeline" w:date="2023-04-07T20:23:00Z">
        <w:r w:rsidRPr="004325E6" w:rsidDel="0001093C">
          <w:rPr>
            <w:rFonts w:ascii="Times New Roman" w:hAnsi="Times New Roman" w:cs="Times New Roman"/>
            <w:b/>
            <w:bCs/>
            <w:color w:val="5B9BD5" w:themeColor="accent5"/>
            <w:sz w:val="24"/>
            <w:szCs w:val="24"/>
          </w:rPr>
          <w:delText xml:space="preserve">CS703 </w:delText>
        </w:r>
      </w:del>
      <w:r w:rsidRPr="004325E6">
        <w:rPr>
          <w:rFonts w:ascii="Times New Roman" w:hAnsi="Times New Roman" w:cs="Times New Roman"/>
          <w:b/>
          <w:bCs/>
          <w:color w:val="5B9BD5" w:themeColor="accent5"/>
          <w:sz w:val="24"/>
          <w:szCs w:val="24"/>
        </w:rPr>
        <w:t>1.0 Business Understanding</w:t>
      </w:r>
    </w:p>
    <w:p w14:paraId="6F1BFD1F" w14:textId="6E1DFD2B" w:rsidR="00BA3934" w:rsidRPr="00245064" w:rsidDel="0001093C" w:rsidRDefault="00BA3934" w:rsidP="00BA3934">
      <w:pPr>
        <w:jc w:val="center"/>
        <w:rPr>
          <w:del w:id="94" w:author="Lin, Madeline" w:date="2023-04-07T20:29:00Z"/>
          <w:rFonts w:ascii="Times New Roman" w:hAnsi="Times New Roman" w:cs="Times New Roman"/>
          <w:i/>
        </w:rPr>
      </w:pPr>
      <w:r>
        <w:rPr>
          <w:rFonts w:ascii="Times New Roman" w:hAnsi="Times New Roman" w:cs="Times New Roman"/>
          <w:b/>
        </w:rPr>
        <w:t xml:space="preserve">                                         </w:t>
      </w:r>
      <w:del w:id="95" w:author="Lin, Madeline" w:date="2023-04-07T20:23:00Z">
        <w:r w:rsidRPr="00245064" w:rsidDel="0001093C">
          <w:rPr>
            <w:rFonts w:ascii="Times New Roman" w:hAnsi="Times New Roman" w:cs="Times New Roman"/>
            <w:i/>
            <w:sz w:val="21"/>
          </w:rPr>
          <w:delText>Madeline Lin</w:delText>
        </w:r>
      </w:del>
    </w:p>
    <w:p w14:paraId="1FCA882C" w14:textId="77777777" w:rsidR="00BA3934" w:rsidDel="0001093C" w:rsidRDefault="00BA3934" w:rsidP="00BA3934">
      <w:pPr>
        <w:rPr>
          <w:del w:id="96" w:author="Lin, Madeline" w:date="2023-04-07T20:23:00Z"/>
          <w:rFonts w:ascii="Times New Roman" w:hAnsi="Times New Roman" w:cs="Times New Roman"/>
          <w:b/>
        </w:rPr>
      </w:pPr>
    </w:p>
    <w:p w14:paraId="37D6C7D7" w14:textId="77777777" w:rsidR="00BA3934" w:rsidRPr="006F1A59" w:rsidRDefault="00BA3934" w:rsidP="004325E6">
      <w:pPr>
        <w:jc w:val="center"/>
        <w:rPr>
          <w:rFonts w:ascii="Times New Roman" w:hAnsi="Times New Roman" w:cs="Times New Roman"/>
          <w:b/>
          <w:color w:val="0070C0"/>
        </w:rPr>
      </w:pPr>
    </w:p>
    <w:p w14:paraId="45BD645D" w14:textId="77777777" w:rsidR="00BA3934" w:rsidRPr="004325E6" w:rsidRDefault="00BA3934" w:rsidP="004325E6">
      <w:pPr>
        <w:pStyle w:val="Heading2"/>
        <w:rPr>
          <w:rFonts w:ascii="Times New Roman" w:hAnsi="Times New Roman" w:cs="Times New Roman"/>
          <w:b/>
          <w:bCs/>
          <w:color w:val="70AD47" w:themeColor="accent6"/>
        </w:rPr>
      </w:pPr>
      <w:r w:rsidRPr="004325E6">
        <w:rPr>
          <w:rFonts w:ascii="Times New Roman" w:hAnsi="Times New Roman" w:cs="Times New Roman"/>
          <w:b/>
          <w:bCs/>
          <w:color w:val="70AD47" w:themeColor="accent6"/>
          <w:sz w:val="24"/>
          <w:szCs w:val="24"/>
        </w:rPr>
        <w:t>Task 1.1: Determine Business Objectives</w:t>
      </w:r>
    </w:p>
    <w:p w14:paraId="0DC014C9" w14:textId="77777777" w:rsidR="00BA3934" w:rsidRPr="00B43049" w:rsidRDefault="00BA3934" w:rsidP="00BA3934">
      <w:pPr>
        <w:rPr>
          <w:rFonts w:ascii="Times New Roman" w:hAnsi="Times New Roman" w:cs="Times New Roman"/>
          <w:b/>
          <w:color w:val="70AD47" w:themeColor="accent6"/>
        </w:rPr>
      </w:pPr>
      <w:r w:rsidRPr="00B43049">
        <w:rPr>
          <w:rFonts w:ascii="Times New Roman" w:hAnsi="Times New Roman" w:cs="Times New Roman"/>
          <w:b/>
          <w:color w:val="70AD47" w:themeColor="accent6"/>
        </w:rPr>
        <w:t>Deliverable: Project Scope Document – Part 1</w:t>
      </w:r>
    </w:p>
    <w:p w14:paraId="1CEA240F" w14:textId="77777777" w:rsidR="00BA3934" w:rsidRDefault="00BA3934" w:rsidP="00BA3934">
      <w:pPr>
        <w:rPr>
          <w:rFonts w:ascii="Times New Roman" w:hAnsi="Times New Roman" w:cs="Times New Roman"/>
          <w:b/>
        </w:rPr>
      </w:pPr>
    </w:p>
    <w:p w14:paraId="5D762066" w14:textId="77777777" w:rsidR="00BA3934" w:rsidRPr="00DF152D" w:rsidRDefault="00BA3934" w:rsidP="00BA3934">
      <w:pPr>
        <w:rPr>
          <w:rFonts w:ascii="Times New Roman" w:hAnsi="Times New Roman" w:cs="Times New Roman"/>
          <w:b/>
        </w:rPr>
      </w:pPr>
      <w:r w:rsidRPr="00DF152D">
        <w:rPr>
          <w:rFonts w:ascii="Times New Roman" w:hAnsi="Times New Roman" w:cs="Times New Roman"/>
          <w:b/>
        </w:rPr>
        <w:t>Background/Problem management wants to address:</w:t>
      </w:r>
    </w:p>
    <w:p w14:paraId="17C5D7CD" w14:textId="77777777" w:rsidR="00BA3934" w:rsidRDefault="00BA3934" w:rsidP="00BA3934">
      <w:pPr>
        <w:rPr>
          <w:rFonts w:ascii="Times New Roman" w:hAnsi="Times New Roman" w:cs="Times New Roman"/>
        </w:rPr>
      </w:pPr>
    </w:p>
    <w:p w14:paraId="1BF498C9" w14:textId="77777777" w:rsidR="00BA3934" w:rsidRDefault="00BA3934" w:rsidP="00BA3934">
      <w:pPr>
        <w:rPr>
          <w:rFonts w:ascii="Times New Roman" w:hAnsi="Times New Roman" w:cs="Times New Roman"/>
        </w:rPr>
      </w:pPr>
      <w:r>
        <w:rPr>
          <w:rFonts w:ascii="Times New Roman" w:hAnsi="Times New Roman" w:cs="Times New Roman"/>
        </w:rPr>
        <w:t>Music is an important element of people’s mundane lives. As the largest streaming service provider, Spotify is founded with a group of engineers back in 2006 and Spotify differentiates with other competitors (</w:t>
      </w:r>
      <w:proofErr w:type="gramStart"/>
      <w:r>
        <w:rPr>
          <w:rFonts w:ascii="Times New Roman" w:hAnsi="Times New Roman" w:cs="Times New Roman"/>
        </w:rPr>
        <w:t>i.e.</w:t>
      </w:r>
      <w:proofErr w:type="gramEnd"/>
      <w:r>
        <w:rPr>
          <w:rFonts w:ascii="Times New Roman" w:hAnsi="Times New Roman" w:cs="Times New Roman"/>
        </w:rPr>
        <w:t xml:space="preserve"> Apple Music, Amazon Music, etc.) with its heavy investment on research and development. </w:t>
      </w:r>
    </w:p>
    <w:p w14:paraId="11960B2C" w14:textId="77777777" w:rsidR="00BA3934" w:rsidRDefault="00BA3934" w:rsidP="00BA3934">
      <w:pPr>
        <w:rPr>
          <w:rFonts w:ascii="Times New Roman" w:hAnsi="Times New Roman" w:cs="Times New Roman"/>
        </w:rPr>
      </w:pPr>
    </w:p>
    <w:p w14:paraId="44375AA5" w14:textId="77777777" w:rsidR="00BA3934" w:rsidRPr="00336A0B" w:rsidRDefault="00BA3934" w:rsidP="00BA3934">
      <w:pPr>
        <w:rPr>
          <w:rFonts w:ascii="Times New Roman" w:hAnsi="Times New Roman" w:cs="Times New Roman"/>
        </w:rPr>
      </w:pPr>
      <w:r>
        <w:rPr>
          <w:rFonts w:ascii="Times New Roman" w:hAnsi="Times New Roman" w:cs="Times New Roman"/>
        </w:rPr>
        <w:t>O</w:t>
      </w:r>
      <w:r w:rsidRPr="00336A0B">
        <w:rPr>
          <w:rFonts w:ascii="Times New Roman" w:hAnsi="Times New Roman" w:cs="Times New Roman"/>
        </w:rPr>
        <w:t>ne of the charms that Spotify</w:t>
      </w:r>
      <w:r>
        <w:rPr>
          <w:rFonts w:ascii="Times New Roman" w:hAnsi="Times New Roman" w:cs="Times New Roman"/>
        </w:rPr>
        <w:t xml:space="preserve"> </w:t>
      </w:r>
      <w:r w:rsidRPr="00336A0B">
        <w:rPr>
          <w:rFonts w:ascii="Times New Roman" w:hAnsi="Times New Roman" w:cs="Times New Roman"/>
        </w:rPr>
        <w:t xml:space="preserve">offers is </w:t>
      </w:r>
      <w:r>
        <w:rPr>
          <w:rFonts w:ascii="Times New Roman" w:hAnsi="Times New Roman" w:cs="Times New Roman"/>
        </w:rPr>
        <w:t xml:space="preserve">the </w:t>
      </w:r>
      <w:r w:rsidRPr="00336A0B">
        <w:rPr>
          <w:rFonts w:ascii="Times New Roman" w:hAnsi="Times New Roman" w:cs="Times New Roman"/>
        </w:rPr>
        <w:t>customiz</w:t>
      </w:r>
      <w:r>
        <w:rPr>
          <w:rFonts w:ascii="Times New Roman" w:hAnsi="Times New Roman" w:cs="Times New Roman"/>
        </w:rPr>
        <w:t xml:space="preserve">ation of </w:t>
      </w:r>
      <w:r w:rsidRPr="00336A0B">
        <w:rPr>
          <w:rFonts w:ascii="Times New Roman" w:hAnsi="Times New Roman" w:cs="Times New Roman"/>
        </w:rPr>
        <w:t>the application based on the user’s taste</w:t>
      </w:r>
      <w:r>
        <w:rPr>
          <w:rFonts w:ascii="Times New Roman" w:hAnsi="Times New Roman" w:cs="Times New Roman"/>
        </w:rPr>
        <w:t>s</w:t>
      </w:r>
      <w:r w:rsidRPr="00336A0B">
        <w:rPr>
          <w:rFonts w:ascii="Times New Roman" w:hAnsi="Times New Roman" w:cs="Times New Roman"/>
        </w:rPr>
        <w:t xml:space="preserve"> and preference</w:t>
      </w:r>
      <w:r>
        <w:rPr>
          <w:rFonts w:ascii="Times New Roman" w:hAnsi="Times New Roman" w:cs="Times New Roman"/>
        </w:rPr>
        <w:t>s</w:t>
      </w:r>
      <w:r w:rsidRPr="00336A0B">
        <w:rPr>
          <w:rFonts w:ascii="Times New Roman" w:hAnsi="Times New Roman" w:cs="Times New Roman"/>
        </w:rPr>
        <w:t>. The customized features include recommendation system, user’s top mixes or on repeat songs, user’s favorite artist</w:t>
      </w:r>
      <w:r>
        <w:rPr>
          <w:rFonts w:ascii="Times New Roman" w:hAnsi="Times New Roman" w:cs="Times New Roman"/>
        </w:rPr>
        <w:t xml:space="preserve">s and </w:t>
      </w:r>
      <w:r w:rsidRPr="00336A0B">
        <w:rPr>
          <w:rFonts w:ascii="Times New Roman" w:hAnsi="Times New Roman" w:cs="Times New Roman"/>
        </w:rPr>
        <w:t xml:space="preserve">user’s preferred genres. Among those, recommendation system </w:t>
      </w:r>
      <w:r>
        <w:rPr>
          <w:rFonts w:ascii="Times New Roman" w:hAnsi="Times New Roman" w:cs="Times New Roman"/>
        </w:rPr>
        <w:t>is an interesting topic to explore further for two reasons. First, listening to new songs that matched people’s taste can certainly delight their days. It is worthwhile to research about this topic to see whether we are able to build a model with stronger performance. Second, compared to user’s top mixes or on repeat songs and other topics, the recommendation system topic requires not only the user’s individual streaming data but the generalized Spotify music whole dataset, which will probably serve better for the purpose of this course as we want to conduct a project with the goal of providing broader and more generalized benefits instead of only focusing on the individuals.</w:t>
      </w:r>
    </w:p>
    <w:p w14:paraId="1A9D469B" w14:textId="77777777" w:rsidR="00BA3934" w:rsidRDefault="00BA3934" w:rsidP="00BA3934">
      <w:pPr>
        <w:rPr>
          <w:rFonts w:ascii="Times New Roman" w:hAnsi="Times New Roman" w:cs="Times New Roman"/>
        </w:rPr>
      </w:pPr>
    </w:p>
    <w:p w14:paraId="1EAA79E8" w14:textId="77777777" w:rsidR="00BA3934" w:rsidRDefault="00BA3934" w:rsidP="00BA3934">
      <w:pPr>
        <w:rPr>
          <w:rFonts w:ascii="Times New Roman" w:hAnsi="Times New Roman" w:cs="Times New Roman"/>
          <w:b/>
        </w:rPr>
      </w:pPr>
      <w:r w:rsidRPr="00DF152D">
        <w:rPr>
          <w:rFonts w:ascii="Times New Roman" w:hAnsi="Times New Roman" w:cs="Times New Roman"/>
          <w:b/>
        </w:rPr>
        <w:lastRenderedPageBreak/>
        <w:t>Business Goals:</w:t>
      </w:r>
    </w:p>
    <w:p w14:paraId="0D138BB5" w14:textId="77777777" w:rsidR="00BA3934" w:rsidRDefault="00BA3934" w:rsidP="00BA3934">
      <w:pPr>
        <w:rPr>
          <w:rFonts w:ascii="Times New Roman" w:hAnsi="Times New Roman" w:cs="Times New Roman"/>
          <w:b/>
        </w:rPr>
      </w:pPr>
    </w:p>
    <w:p w14:paraId="41E34ABD" w14:textId="3F5685E9" w:rsidR="00BA3934" w:rsidRPr="00FB6C3B" w:rsidRDefault="00BA3934" w:rsidP="00BA3934">
      <w:pPr>
        <w:rPr>
          <w:rFonts w:ascii="Times New Roman" w:hAnsi="Times New Roman" w:cs="Times New Roman"/>
        </w:rPr>
      </w:pPr>
      <w:r>
        <w:rPr>
          <w:rFonts w:ascii="Times New Roman" w:hAnsi="Times New Roman" w:cs="Times New Roman"/>
        </w:rPr>
        <w:t>The business goals for this project are</w:t>
      </w:r>
      <w:del w:id="97" w:author="Lin, Madeline" w:date="2023-04-07T21:37:00Z">
        <w:r w:rsidDel="00280A6F">
          <w:rPr>
            <w:rFonts w:ascii="Times New Roman" w:hAnsi="Times New Roman" w:cs="Times New Roman"/>
          </w:rPr>
          <w:delText xml:space="preserve"> </w:delText>
        </w:r>
        <w:r w:rsidRPr="00A97D56" w:rsidDel="00280A6F">
          <w:rPr>
            <w:rFonts w:ascii="Times New Roman" w:hAnsi="Times New Roman" w:cs="Times New Roman"/>
            <w:strike/>
          </w:rPr>
          <w:delText>to explore</w:delText>
        </w:r>
      </w:del>
      <w:r>
        <w:rPr>
          <w:rFonts w:ascii="Times New Roman" w:hAnsi="Times New Roman" w:cs="Times New Roman"/>
        </w:rPr>
        <w:t xml:space="preserve">: 1) </w:t>
      </w:r>
      <w:r w:rsidRPr="004325E6">
        <w:rPr>
          <w:rFonts w:ascii="Times New Roman" w:hAnsi="Times New Roman" w:cs="Times New Roman"/>
        </w:rPr>
        <w:t>explore</w:t>
      </w:r>
      <w:r>
        <w:rPr>
          <w:rFonts w:ascii="Times New Roman" w:hAnsi="Times New Roman" w:cs="Times New Roman"/>
        </w:rPr>
        <w:t xml:space="preserve"> the behind algorithms of music recommendation systems; and 2) </w:t>
      </w:r>
      <w:r w:rsidRPr="004325E6">
        <w:rPr>
          <w:rFonts w:ascii="Times New Roman" w:hAnsi="Times New Roman" w:cs="Times New Roman"/>
        </w:rPr>
        <w:t>optimize the recommendation system to benefit Spotify users</w:t>
      </w:r>
      <w:ins w:id="98" w:author="Lin, Madeline" w:date="2023-04-07T21:37:00Z">
        <w:r w:rsidR="00280A6F">
          <w:rPr>
            <w:rFonts w:ascii="Times New Roman" w:hAnsi="Times New Roman" w:cs="Times New Roman"/>
          </w:rPr>
          <w:t>.</w:t>
        </w:r>
      </w:ins>
      <w:r w:rsidRPr="004325E6">
        <w:rPr>
          <w:rFonts w:ascii="Times New Roman" w:hAnsi="Times New Roman" w:cs="Times New Roman"/>
        </w:rPr>
        <w:t xml:space="preserve"> </w:t>
      </w:r>
      <w:del w:id="99" w:author="Lin, Madeline" w:date="2023-04-07T21:37:00Z">
        <w:r w:rsidRPr="00A97D56" w:rsidDel="00280A6F">
          <w:rPr>
            <w:rFonts w:ascii="Times New Roman" w:hAnsi="Times New Roman" w:cs="Times New Roman"/>
            <w:strike/>
          </w:rPr>
          <w:delText>how to provide a better music recommendation system</w:delText>
        </w:r>
        <w:r w:rsidDel="00280A6F">
          <w:rPr>
            <w:rFonts w:ascii="Times New Roman" w:hAnsi="Times New Roman" w:cs="Times New Roman"/>
          </w:rPr>
          <w:delText>.</w:delText>
        </w:r>
      </w:del>
    </w:p>
    <w:p w14:paraId="47B7000A" w14:textId="77777777" w:rsidR="00BA3934" w:rsidRDefault="00BA3934" w:rsidP="00BA3934">
      <w:pPr>
        <w:rPr>
          <w:rFonts w:ascii="Times New Roman" w:hAnsi="Times New Roman" w:cs="Times New Roman"/>
        </w:rPr>
      </w:pPr>
    </w:p>
    <w:p w14:paraId="52894F22" w14:textId="77777777" w:rsidR="00BA3934" w:rsidRDefault="00BA3934" w:rsidP="00BA3934">
      <w:pPr>
        <w:rPr>
          <w:rFonts w:ascii="Times New Roman" w:hAnsi="Times New Roman" w:cs="Times New Roman"/>
          <w:b/>
          <w:color w:val="000000" w:themeColor="text1"/>
        </w:rPr>
      </w:pPr>
      <w:r w:rsidRPr="008D18C1">
        <w:rPr>
          <w:rFonts w:ascii="Times New Roman" w:hAnsi="Times New Roman" w:cs="Times New Roman"/>
          <w:b/>
          <w:color w:val="000000" w:themeColor="text1"/>
        </w:rPr>
        <w:t>Business Success Criteria:</w:t>
      </w:r>
    </w:p>
    <w:p w14:paraId="78AD9A79" w14:textId="77777777" w:rsidR="00BA3934" w:rsidRPr="008D18C1" w:rsidRDefault="00BA3934" w:rsidP="00BA3934">
      <w:pPr>
        <w:rPr>
          <w:rFonts w:ascii="Times New Roman" w:hAnsi="Times New Roman" w:cs="Times New Roman"/>
          <w:b/>
          <w:color w:val="000000" w:themeColor="text1"/>
        </w:rPr>
      </w:pPr>
    </w:p>
    <w:p w14:paraId="370C0CF8" w14:textId="155D1D49" w:rsidR="00BA3934" w:rsidDel="00C76573" w:rsidRDefault="00BA3934" w:rsidP="00BA3934">
      <w:pPr>
        <w:rPr>
          <w:del w:id="100" w:author="Lin, Madeline" w:date="2023-04-07T21:41:00Z"/>
          <w:rFonts w:ascii="Times New Roman" w:hAnsi="Times New Roman" w:cs="Times New Roman"/>
        </w:rPr>
      </w:pPr>
      <w:r>
        <w:rPr>
          <w:rFonts w:ascii="Times New Roman" w:hAnsi="Times New Roman" w:cs="Times New Roman"/>
        </w:rPr>
        <w:t>The business success criteri</w:t>
      </w:r>
      <w:ins w:id="101" w:author="Lin, Madeline" w:date="2023-04-07T21:40:00Z">
        <w:r w:rsidR="00C76573">
          <w:rPr>
            <w:rFonts w:ascii="Times New Roman" w:hAnsi="Times New Roman" w:cs="Times New Roman"/>
          </w:rPr>
          <w:t>o</w:t>
        </w:r>
      </w:ins>
      <w:ins w:id="102" w:author="Lin, Madeline" w:date="2023-04-07T21:41:00Z">
        <w:r w:rsidR="00C76573">
          <w:rPr>
            <w:rFonts w:ascii="Times New Roman" w:hAnsi="Times New Roman" w:cs="Times New Roman"/>
          </w:rPr>
          <w:t>n</w:t>
        </w:r>
      </w:ins>
      <w:del w:id="103" w:author="Lin, Madeline" w:date="2023-04-07T21:40:00Z">
        <w:r w:rsidDel="00C76573">
          <w:rPr>
            <w:rFonts w:ascii="Times New Roman" w:hAnsi="Times New Roman" w:cs="Times New Roman"/>
          </w:rPr>
          <w:delText>a</w:delText>
        </w:r>
      </w:del>
      <w:r>
        <w:rPr>
          <w:rFonts w:ascii="Times New Roman" w:hAnsi="Times New Roman" w:cs="Times New Roman"/>
        </w:rPr>
        <w:t xml:space="preserve"> for this project is to measure the accuracy the recommendation system will be based on the performance of models we’ve built</w:t>
      </w:r>
      <w:r w:rsidRPr="004325E6">
        <w:rPr>
          <w:rFonts w:ascii="Times New Roman" w:hAnsi="Times New Roman" w:cs="Times New Roman"/>
        </w:rPr>
        <w:t>. Based on our optimal model, we will come up with a better algorithm-based recommendation system for Spotify to apply to benefit all users.</w:t>
      </w:r>
      <w:r>
        <w:rPr>
          <w:rFonts w:ascii="Times New Roman" w:hAnsi="Times New Roman" w:cs="Times New Roman"/>
          <w:color w:val="FF0000"/>
        </w:rPr>
        <w:t xml:space="preserve"> </w:t>
      </w:r>
      <w:r>
        <w:rPr>
          <w:rFonts w:ascii="Times New Roman" w:hAnsi="Times New Roman" w:cs="Times New Roman"/>
        </w:rPr>
        <w:t>Details of the quantitative success criteria are elaborated in the “</w:t>
      </w:r>
      <w:r w:rsidRPr="00BF459F">
        <w:rPr>
          <w:rFonts w:ascii="Times New Roman" w:hAnsi="Times New Roman" w:cs="Times New Roman"/>
        </w:rPr>
        <w:t>Data-Mining Success Criteria</w:t>
      </w:r>
      <w:r>
        <w:rPr>
          <w:rFonts w:ascii="Times New Roman" w:hAnsi="Times New Roman" w:cs="Times New Roman"/>
        </w:rPr>
        <w:t>” part.</w:t>
      </w:r>
    </w:p>
    <w:p w14:paraId="645A470E" w14:textId="77777777" w:rsidR="00BA3934" w:rsidRDefault="00BA3934" w:rsidP="00BA3934">
      <w:pPr>
        <w:rPr>
          <w:rFonts w:ascii="Times New Roman" w:hAnsi="Times New Roman" w:cs="Times New Roman"/>
          <w:b/>
        </w:rPr>
      </w:pPr>
    </w:p>
    <w:p w14:paraId="7664D06E" w14:textId="77777777" w:rsidR="00BA3934" w:rsidRPr="00300A82" w:rsidRDefault="00BA3934" w:rsidP="00BA3934"/>
    <w:p w14:paraId="149CFED4" w14:textId="77777777" w:rsidR="00BA3934" w:rsidRDefault="00BA3934" w:rsidP="00BA3934">
      <w:pPr>
        <w:rPr>
          <w:rFonts w:ascii="Times New Roman" w:hAnsi="Times New Roman" w:cs="Times New Roman"/>
          <w:b/>
        </w:rPr>
      </w:pPr>
      <w:r w:rsidRPr="00DF152D">
        <w:rPr>
          <w:rFonts w:ascii="Times New Roman" w:hAnsi="Times New Roman" w:cs="Times New Roman"/>
          <w:b/>
        </w:rPr>
        <w:t>Constraints:</w:t>
      </w:r>
    </w:p>
    <w:p w14:paraId="65E8D006" w14:textId="77777777" w:rsidR="00BA3934" w:rsidRDefault="00BA3934" w:rsidP="00BA3934">
      <w:pPr>
        <w:rPr>
          <w:rFonts w:ascii="Times New Roman" w:hAnsi="Times New Roman" w:cs="Times New Roman"/>
          <w:b/>
        </w:rPr>
      </w:pPr>
    </w:p>
    <w:p w14:paraId="2F815B2F" w14:textId="73CA0FAB" w:rsidR="00BA3934" w:rsidRPr="0045552C" w:rsidDel="00C76573" w:rsidRDefault="00BA3934" w:rsidP="00BA3934">
      <w:pPr>
        <w:rPr>
          <w:del w:id="104" w:author="Lin, Madeline" w:date="2023-04-07T21:41:00Z"/>
          <w:rFonts w:ascii="Times New Roman" w:hAnsi="Times New Roman" w:cs="Times New Roman"/>
        </w:rPr>
      </w:pPr>
      <w:r>
        <w:rPr>
          <w:rFonts w:ascii="Times New Roman" w:hAnsi="Times New Roman" w:cs="Times New Roman"/>
        </w:rPr>
        <w:t xml:space="preserve">I personally think there will not be </w:t>
      </w:r>
      <w:del w:id="105" w:author="Lin, Madeline" w:date="2023-04-07T21:44:00Z">
        <w:r w:rsidDel="00C76573">
          <w:rPr>
            <w:rFonts w:ascii="Times New Roman" w:hAnsi="Times New Roman" w:cs="Times New Roman"/>
          </w:rPr>
          <w:delText>much</w:delText>
        </w:r>
      </w:del>
      <w:ins w:id="106" w:author="Lin, Madeline" w:date="2023-04-07T21:44:00Z">
        <w:r w:rsidR="00C76573">
          <w:rPr>
            <w:rFonts w:ascii="Times New Roman" w:hAnsi="Times New Roman" w:cs="Times New Roman"/>
          </w:rPr>
          <w:t>many</w:t>
        </w:r>
      </w:ins>
      <w:r>
        <w:rPr>
          <w:rFonts w:ascii="Times New Roman" w:hAnsi="Times New Roman" w:cs="Times New Roman"/>
        </w:rPr>
        <w:t xml:space="preserve"> constraints for this project in terms of staffing, technology, timeframes or money.</w:t>
      </w:r>
    </w:p>
    <w:p w14:paraId="1093EE39" w14:textId="77777777" w:rsidR="00BA3934" w:rsidRDefault="00BA3934" w:rsidP="00BA3934">
      <w:pPr>
        <w:rPr>
          <w:rFonts w:ascii="Times New Roman" w:hAnsi="Times New Roman" w:cs="Times New Roman"/>
        </w:rPr>
      </w:pPr>
    </w:p>
    <w:p w14:paraId="2F1E3418" w14:textId="77777777" w:rsidR="00C76573" w:rsidRDefault="00C76573" w:rsidP="00BA3934">
      <w:pPr>
        <w:rPr>
          <w:ins w:id="107" w:author="Lin, Madeline" w:date="2023-04-07T21:42:00Z"/>
          <w:rFonts w:ascii="Times New Roman" w:hAnsi="Times New Roman" w:cs="Times New Roman"/>
          <w:b/>
        </w:rPr>
      </w:pPr>
    </w:p>
    <w:p w14:paraId="1626B383" w14:textId="661AD9B0" w:rsidR="00BA3934" w:rsidRDefault="00BA3934" w:rsidP="00BA3934">
      <w:pPr>
        <w:rPr>
          <w:rFonts w:ascii="Times New Roman" w:hAnsi="Times New Roman" w:cs="Times New Roman"/>
          <w:b/>
        </w:rPr>
      </w:pPr>
      <w:r w:rsidRPr="00DF152D">
        <w:rPr>
          <w:rFonts w:ascii="Times New Roman" w:hAnsi="Times New Roman" w:cs="Times New Roman"/>
          <w:b/>
        </w:rPr>
        <w:t>Organizational and Business Impact:</w:t>
      </w:r>
    </w:p>
    <w:p w14:paraId="65C161E8" w14:textId="77777777" w:rsidR="00BA3934" w:rsidRDefault="00BA3934" w:rsidP="00BA3934">
      <w:pPr>
        <w:rPr>
          <w:rFonts w:ascii="Times New Roman" w:hAnsi="Times New Roman" w:cs="Times New Roman"/>
          <w:b/>
        </w:rPr>
      </w:pPr>
    </w:p>
    <w:p w14:paraId="46D5FFC3" w14:textId="271387AF" w:rsidR="00BA3934" w:rsidRPr="00830442" w:rsidRDefault="00BA3934" w:rsidP="00BA3934">
      <w:pPr>
        <w:rPr>
          <w:rFonts w:ascii="Times New Roman" w:hAnsi="Times New Roman" w:cs="Times New Roman"/>
        </w:rPr>
      </w:pPr>
      <w:r>
        <w:rPr>
          <w:rFonts w:ascii="Times New Roman" w:hAnsi="Times New Roman" w:cs="Times New Roman"/>
        </w:rPr>
        <w:t xml:space="preserve">If we </w:t>
      </w:r>
      <w:ins w:id="108" w:author="Lin, Madeline" w:date="2023-04-07T21:46:00Z">
        <w:r w:rsidR="00C76573">
          <w:rPr>
            <w:rFonts w:ascii="Times New Roman" w:hAnsi="Times New Roman" w:cs="Times New Roman"/>
          </w:rPr>
          <w:t>are</w:t>
        </w:r>
      </w:ins>
      <w:del w:id="109" w:author="Lin, Madeline" w:date="2023-04-07T21:44:00Z">
        <w:r w:rsidDel="00C76573">
          <w:rPr>
            <w:rFonts w:ascii="Times New Roman" w:hAnsi="Times New Roman" w:cs="Times New Roman"/>
          </w:rPr>
          <w:delText>are</w:delText>
        </w:r>
      </w:del>
      <w:r>
        <w:rPr>
          <w:rFonts w:ascii="Times New Roman" w:hAnsi="Times New Roman" w:cs="Times New Roman"/>
        </w:rPr>
        <w:t xml:space="preserve"> able to provide a better recommendation system, it </w:t>
      </w:r>
      <w:ins w:id="110" w:author="Lin, Madeline" w:date="2023-04-07T21:44:00Z">
        <w:r w:rsidR="00C76573">
          <w:rPr>
            <w:rFonts w:ascii="Times New Roman" w:hAnsi="Times New Roman" w:cs="Times New Roman"/>
          </w:rPr>
          <w:t>w</w:t>
        </w:r>
      </w:ins>
      <w:ins w:id="111" w:author="Lin, Madeline" w:date="2023-04-07T21:46:00Z">
        <w:r w:rsidR="00C76573">
          <w:rPr>
            <w:rFonts w:ascii="Times New Roman" w:hAnsi="Times New Roman" w:cs="Times New Roman"/>
          </w:rPr>
          <w:t>ill</w:t>
        </w:r>
      </w:ins>
      <w:del w:id="112" w:author="Lin, Madeline" w:date="2023-04-07T21:44:00Z">
        <w:r w:rsidDel="00C76573">
          <w:rPr>
            <w:rFonts w:ascii="Times New Roman" w:hAnsi="Times New Roman" w:cs="Times New Roman"/>
          </w:rPr>
          <w:delText>will</w:delText>
        </w:r>
      </w:del>
      <w:del w:id="113" w:author="Lin, Madeline" w:date="2023-04-07T21:46:00Z">
        <w:r w:rsidDel="00C76573">
          <w:rPr>
            <w:rFonts w:ascii="Times New Roman" w:hAnsi="Times New Roman" w:cs="Times New Roman"/>
          </w:rPr>
          <w:delText xml:space="preserve"> </w:delText>
        </w:r>
      </w:del>
      <w:ins w:id="114" w:author="Lin, Madeline" w:date="2023-04-07T21:46:00Z">
        <w:r w:rsidR="00C76573">
          <w:rPr>
            <w:rFonts w:ascii="Times New Roman" w:hAnsi="Times New Roman" w:cs="Times New Roman"/>
          </w:rPr>
          <w:t xml:space="preserve"> </w:t>
        </w:r>
      </w:ins>
      <w:r>
        <w:rPr>
          <w:rFonts w:ascii="Times New Roman" w:hAnsi="Times New Roman" w:cs="Times New Roman"/>
        </w:rPr>
        <w:t xml:space="preserve">bring a positive impact on Spotify. More users will subscribe as they enjoy using this app by having new good songs every week. The increasing subscriptions will increase the revenue of organization, which benefit the shareholders and employees. </w:t>
      </w:r>
    </w:p>
    <w:p w14:paraId="1AC1A6B2" w14:textId="77777777" w:rsidR="00BA3934" w:rsidRDefault="00BA3934" w:rsidP="00BA3934">
      <w:pPr>
        <w:rPr>
          <w:rFonts w:ascii="Times New Roman" w:hAnsi="Times New Roman" w:cs="Times New Roman"/>
          <w:b/>
        </w:rPr>
      </w:pPr>
    </w:p>
    <w:p w14:paraId="1224BFC0" w14:textId="77777777" w:rsidR="00BA3934" w:rsidRDefault="00BA3934" w:rsidP="00BA3934">
      <w:pPr>
        <w:rPr>
          <w:rFonts w:ascii="Times New Roman" w:hAnsi="Times New Roman" w:cs="Times New Roman"/>
          <w:b/>
        </w:rPr>
      </w:pPr>
    </w:p>
    <w:p w14:paraId="26DCEE5C" w14:textId="77777777" w:rsidR="00BA3934" w:rsidRPr="004325E6" w:rsidRDefault="00BA3934" w:rsidP="004325E6">
      <w:pPr>
        <w:pStyle w:val="Heading2"/>
        <w:rPr>
          <w:rFonts w:ascii="Times New Roman" w:hAnsi="Times New Roman" w:cs="Times New Roman"/>
          <w:b/>
          <w:bCs/>
          <w:color w:val="70AD47" w:themeColor="accent6"/>
        </w:rPr>
      </w:pPr>
      <w:r w:rsidRPr="004325E6">
        <w:rPr>
          <w:rFonts w:ascii="Times New Roman" w:hAnsi="Times New Roman" w:cs="Times New Roman"/>
          <w:b/>
          <w:bCs/>
          <w:color w:val="70AD47" w:themeColor="accent6"/>
          <w:sz w:val="24"/>
          <w:szCs w:val="24"/>
        </w:rPr>
        <w:t xml:space="preserve">Task 1.2: Assess the Situation </w:t>
      </w:r>
    </w:p>
    <w:p w14:paraId="04B10F73" w14:textId="77777777" w:rsidR="00BA3934" w:rsidRPr="002D4FCE" w:rsidRDefault="00BA3934" w:rsidP="00BA3934">
      <w:pPr>
        <w:rPr>
          <w:rFonts w:ascii="Times New Roman" w:hAnsi="Times New Roman" w:cs="Times New Roman"/>
          <w:b/>
          <w:color w:val="70AD47" w:themeColor="accent6"/>
        </w:rPr>
      </w:pPr>
      <w:r w:rsidRPr="002D4FCE">
        <w:rPr>
          <w:rFonts w:ascii="Times New Roman" w:hAnsi="Times New Roman" w:cs="Times New Roman"/>
          <w:b/>
          <w:color w:val="70AD47" w:themeColor="accent6"/>
        </w:rPr>
        <w:t>Deliverable: Project Scope Document – Part 2</w:t>
      </w:r>
    </w:p>
    <w:p w14:paraId="17AA61F5" w14:textId="77777777" w:rsidR="00BA3934" w:rsidRDefault="00BA3934" w:rsidP="00BA3934">
      <w:pPr>
        <w:rPr>
          <w:rFonts w:ascii="Times New Roman" w:hAnsi="Times New Roman" w:cs="Times New Roman"/>
          <w:b/>
        </w:rPr>
      </w:pPr>
    </w:p>
    <w:p w14:paraId="7E7CA9CD" w14:textId="77777777" w:rsidR="00BA3934" w:rsidRPr="00831768" w:rsidRDefault="00BA3934" w:rsidP="00BA3934">
      <w:pPr>
        <w:rPr>
          <w:rFonts w:ascii="Times New Roman" w:hAnsi="Times New Roman" w:cs="Times New Roman"/>
          <w:b/>
          <w:color w:val="000000" w:themeColor="text1"/>
        </w:rPr>
      </w:pPr>
      <w:r w:rsidRPr="00831768">
        <w:rPr>
          <w:rFonts w:ascii="Times New Roman" w:hAnsi="Times New Roman" w:cs="Times New Roman"/>
          <w:b/>
          <w:color w:val="000000" w:themeColor="text1"/>
        </w:rPr>
        <w:t>Inventory of Resources:</w:t>
      </w:r>
    </w:p>
    <w:p w14:paraId="0F8B075A" w14:textId="77777777" w:rsidR="00BA3934" w:rsidRDefault="00BA3934" w:rsidP="00BA3934">
      <w:pPr>
        <w:rPr>
          <w:rFonts w:ascii="Times New Roman" w:hAnsi="Times New Roman" w:cs="Times New Roman"/>
          <w:b/>
          <w:color w:val="FF0000"/>
        </w:rPr>
      </w:pPr>
    </w:p>
    <w:p w14:paraId="63A5AE22" w14:textId="77777777" w:rsidR="00BA3934" w:rsidRPr="00F12F2C"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 xml:space="preserve">1) </w:t>
      </w:r>
      <w:r w:rsidRPr="00F12F2C">
        <w:rPr>
          <w:rFonts w:ascii="Times New Roman" w:hAnsi="Times New Roman" w:cs="Times New Roman"/>
          <w:color w:val="000000" w:themeColor="text1"/>
        </w:rPr>
        <w:t>Data</w:t>
      </w:r>
    </w:p>
    <w:p w14:paraId="66162F28" w14:textId="77777777" w:rsidR="00BA3934"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1.1) Individual dataset</w:t>
      </w:r>
    </w:p>
    <w:p w14:paraId="7C1C0571" w14:textId="77777777" w:rsidR="00BA3934"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1.2) Global Weekly Top 100 Songs</w:t>
      </w:r>
    </w:p>
    <w:p w14:paraId="5A09C02D" w14:textId="77777777" w:rsidR="00BA3934"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1.3) Generalized dataset</w:t>
      </w:r>
      <w:r w:rsidRPr="00F12F2C">
        <w:rPr>
          <w:rFonts w:ascii="Times New Roman" w:hAnsi="Times New Roman" w:cs="Times New Roman"/>
          <w:color w:val="000000" w:themeColor="text1"/>
          <w:sz w:val="21"/>
        </w:rPr>
        <w:t>*</w:t>
      </w:r>
    </w:p>
    <w:p w14:paraId="431E6F90" w14:textId="77777777" w:rsidR="00BA3934" w:rsidRDefault="00BA3934" w:rsidP="00BA3934">
      <w:pPr>
        <w:rPr>
          <w:rFonts w:ascii="Times New Roman" w:hAnsi="Times New Roman" w:cs="Times New Roman"/>
          <w:color w:val="000000" w:themeColor="text1"/>
        </w:rPr>
      </w:pPr>
    </w:p>
    <w:p w14:paraId="01AAD2C4" w14:textId="77777777" w:rsidR="00BA3934" w:rsidRPr="00F12F2C" w:rsidRDefault="00BA3934" w:rsidP="00BA3934">
      <w:pPr>
        <w:rPr>
          <w:rFonts w:ascii="Times New Roman" w:hAnsi="Times New Roman" w:cs="Times New Roman"/>
          <w:color w:val="000000" w:themeColor="text1"/>
          <w:sz w:val="21"/>
        </w:rPr>
      </w:pPr>
      <w:r w:rsidRPr="00F12F2C">
        <w:rPr>
          <w:rFonts w:ascii="Times New Roman" w:hAnsi="Times New Roman" w:cs="Times New Roman"/>
          <w:color w:val="000000" w:themeColor="text1"/>
          <w:sz w:val="21"/>
        </w:rPr>
        <w:t>*</w:t>
      </w:r>
      <w:r>
        <w:rPr>
          <w:rFonts w:ascii="Times New Roman" w:hAnsi="Times New Roman" w:cs="Times New Roman"/>
          <w:color w:val="000000" w:themeColor="text1"/>
          <w:sz w:val="21"/>
        </w:rPr>
        <w:t>Previously I found one dataset containing all songs from Spotify with the audio features and popularity from 1921 to 2020 from Kaggle. I was planning to find a more updated dataset (till 2022). There is one dataset (i.e. The Million Playlist Dataset – dataset for music recommendation and automatic music playlist continuation) from Spotify R&amp;D Research page. However, this dataset only has the information of track, artist, album, URI and duration but does not have the audio features of each song. Hence, it would be better for me to utilize the dataset from Kaggle.</w:t>
      </w:r>
    </w:p>
    <w:p w14:paraId="11644874" w14:textId="77777777" w:rsidR="00BA3934" w:rsidRPr="00831768" w:rsidRDefault="00BA3934" w:rsidP="00BA3934">
      <w:pPr>
        <w:rPr>
          <w:rFonts w:ascii="Times New Roman" w:hAnsi="Times New Roman" w:cs="Times New Roman"/>
          <w:color w:val="000000" w:themeColor="text1"/>
        </w:rPr>
      </w:pPr>
    </w:p>
    <w:p w14:paraId="4F3C33CD" w14:textId="77777777" w:rsidR="00BA3934"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2) Hardware</w:t>
      </w:r>
    </w:p>
    <w:p w14:paraId="539C3004" w14:textId="77777777" w:rsidR="00BA3934" w:rsidRDefault="00BA3934" w:rsidP="00BA3934">
      <w:pPr>
        <w:rPr>
          <w:rFonts w:ascii="Times New Roman" w:hAnsi="Times New Roman" w:cs="Times New Roman"/>
          <w:color w:val="000000" w:themeColor="text1"/>
        </w:rPr>
      </w:pPr>
      <w:proofErr w:type="spellStart"/>
      <w:r>
        <w:rPr>
          <w:rFonts w:ascii="Times New Roman" w:hAnsi="Times New Roman" w:cs="Times New Roman"/>
          <w:color w:val="000000" w:themeColor="text1"/>
        </w:rPr>
        <w:t>Macbook</w:t>
      </w:r>
      <w:proofErr w:type="spellEnd"/>
    </w:p>
    <w:p w14:paraId="29EADC8D" w14:textId="77777777" w:rsidR="00BA3934" w:rsidRDefault="00BA3934" w:rsidP="00BA3934">
      <w:pPr>
        <w:rPr>
          <w:rFonts w:ascii="Times New Roman" w:hAnsi="Times New Roman" w:cs="Times New Roman"/>
          <w:color w:val="000000" w:themeColor="text1"/>
        </w:rPr>
      </w:pPr>
    </w:p>
    <w:p w14:paraId="321BD18F" w14:textId="77777777" w:rsidR="00BA3934"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3) Software</w:t>
      </w:r>
    </w:p>
    <w:p w14:paraId="70432799" w14:textId="77777777" w:rsidR="00BA3934"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lastRenderedPageBreak/>
        <w:t>Python</w:t>
      </w:r>
    </w:p>
    <w:p w14:paraId="5B5311D1" w14:textId="77777777" w:rsidR="00BA3934" w:rsidRDefault="00BA3934" w:rsidP="00BA3934">
      <w:pPr>
        <w:rPr>
          <w:rFonts w:ascii="Times New Roman" w:hAnsi="Times New Roman" w:cs="Times New Roman"/>
          <w:color w:val="000000" w:themeColor="text1"/>
        </w:rPr>
      </w:pPr>
    </w:p>
    <w:p w14:paraId="1CDF54DF" w14:textId="77777777" w:rsidR="00BA3934"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4) People</w:t>
      </w:r>
    </w:p>
    <w:p w14:paraId="3EC7AF9A" w14:textId="77777777" w:rsidR="00BA3934" w:rsidRPr="00F12F2C" w:rsidRDefault="00BA3934" w:rsidP="00BA3934">
      <w:pPr>
        <w:rPr>
          <w:rFonts w:ascii="Times New Roman" w:hAnsi="Times New Roman" w:cs="Times New Roman"/>
          <w:color w:val="000000" w:themeColor="text1"/>
        </w:rPr>
      </w:pPr>
      <w:r>
        <w:rPr>
          <w:rFonts w:ascii="Times New Roman" w:hAnsi="Times New Roman" w:cs="Times New Roman"/>
          <w:color w:val="000000" w:themeColor="text1"/>
        </w:rPr>
        <w:t>Myself – Individual Project</w:t>
      </w:r>
    </w:p>
    <w:p w14:paraId="0DA87074" w14:textId="77777777" w:rsidR="00BA3934" w:rsidRPr="002A5874" w:rsidRDefault="00BA3934" w:rsidP="00BA3934">
      <w:pPr>
        <w:rPr>
          <w:rFonts w:ascii="Times New Roman" w:hAnsi="Times New Roman" w:cs="Times New Roman"/>
          <w:b/>
          <w:color w:val="000000" w:themeColor="text1"/>
        </w:rPr>
      </w:pPr>
    </w:p>
    <w:p w14:paraId="11EECCE3" w14:textId="77777777" w:rsidR="00BA3934" w:rsidRPr="002A5874" w:rsidRDefault="00BA3934" w:rsidP="00BA3934">
      <w:pPr>
        <w:rPr>
          <w:rFonts w:ascii="Times New Roman" w:hAnsi="Times New Roman" w:cs="Times New Roman"/>
          <w:b/>
          <w:color w:val="000000" w:themeColor="text1"/>
        </w:rPr>
      </w:pPr>
      <w:r w:rsidRPr="002A5874">
        <w:rPr>
          <w:rFonts w:ascii="Times New Roman" w:hAnsi="Times New Roman" w:cs="Times New Roman"/>
          <w:b/>
          <w:color w:val="000000" w:themeColor="text1"/>
        </w:rPr>
        <w:t>Requirement, Assumptions, Constraints:</w:t>
      </w:r>
    </w:p>
    <w:p w14:paraId="1136E387" w14:textId="77777777" w:rsidR="00BA3934" w:rsidRDefault="00BA3934" w:rsidP="00BA3934">
      <w:pPr>
        <w:rPr>
          <w:rFonts w:ascii="Times New Roman" w:hAnsi="Times New Roman" w:cs="Times New Roman"/>
          <w:b/>
        </w:rPr>
      </w:pPr>
    </w:p>
    <w:p w14:paraId="01C37B54" w14:textId="77777777" w:rsidR="00BA3934" w:rsidRPr="00661831" w:rsidRDefault="00BA3934" w:rsidP="00BA3934">
      <w:pPr>
        <w:rPr>
          <w:rFonts w:ascii="Times New Roman" w:hAnsi="Times New Roman" w:cs="Times New Roman"/>
          <w:b/>
          <w:i/>
        </w:rPr>
      </w:pPr>
      <w:r w:rsidRPr="00661831">
        <w:rPr>
          <w:rFonts w:ascii="Times New Roman" w:hAnsi="Times New Roman" w:cs="Times New Roman"/>
          <w:b/>
          <w:i/>
        </w:rPr>
        <w:t>Requirement</w:t>
      </w:r>
    </w:p>
    <w:p w14:paraId="435EEB5B" w14:textId="77777777" w:rsidR="00BA3934" w:rsidRPr="00A91DB0" w:rsidRDefault="00BA3934" w:rsidP="00BA3934">
      <w:pPr>
        <w:rPr>
          <w:rFonts w:ascii="Times New Roman" w:hAnsi="Times New Roman" w:cs="Times New Roman"/>
        </w:rPr>
      </w:pPr>
      <w:r>
        <w:rPr>
          <w:rFonts w:ascii="Times New Roman" w:hAnsi="Times New Roman" w:cs="Times New Roman"/>
        </w:rPr>
        <w:t>A well-organized plan should be drafted in advance for this project. I have consolidated a plan table in the “</w:t>
      </w:r>
      <w:r w:rsidRPr="00A91DB0">
        <w:rPr>
          <w:rFonts w:ascii="Times New Roman" w:hAnsi="Times New Roman" w:cs="Times New Roman"/>
        </w:rPr>
        <w:t>Project Plan” part.</w:t>
      </w:r>
    </w:p>
    <w:p w14:paraId="2B77D17D" w14:textId="77777777" w:rsidR="00BA3934" w:rsidRDefault="00BA3934" w:rsidP="00BA3934">
      <w:pPr>
        <w:rPr>
          <w:rFonts w:ascii="Times New Roman" w:hAnsi="Times New Roman" w:cs="Times New Roman"/>
        </w:rPr>
      </w:pPr>
    </w:p>
    <w:p w14:paraId="2EAC6135" w14:textId="77777777" w:rsidR="00BA3934" w:rsidRDefault="00BA3934" w:rsidP="00BA3934">
      <w:pPr>
        <w:rPr>
          <w:rFonts w:ascii="Times New Roman" w:hAnsi="Times New Roman" w:cs="Times New Roman"/>
        </w:rPr>
      </w:pPr>
      <w:r>
        <w:rPr>
          <w:rFonts w:ascii="Times New Roman" w:hAnsi="Times New Roman" w:cs="Times New Roman"/>
        </w:rPr>
        <w:t xml:space="preserve">In terms of the definitions of acceptable finished work, I think finally I will submit a package which includes 1) Python codes 2) Word documentation 3) Slide 4) My thoughts/Tips for this project if applicable. I also want to regard this project as my milestone I’ve completed through this certificate program and put it as an individual piece of demo in my </w:t>
      </w:r>
      <w:proofErr w:type="spellStart"/>
      <w:r>
        <w:rPr>
          <w:rFonts w:ascii="Times New Roman" w:hAnsi="Times New Roman" w:cs="Times New Roman"/>
        </w:rPr>
        <w:t>Github</w:t>
      </w:r>
      <w:proofErr w:type="spellEnd"/>
      <w:r>
        <w:rPr>
          <w:rFonts w:ascii="Times New Roman" w:hAnsi="Times New Roman" w:cs="Times New Roman"/>
        </w:rPr>
        <w:t xml:space="preserve"> page.</w:t>
      </w:r>
    </w:p>
    <w:p w14:paraId="2619FBF5" w14:textId="77777777" w:rsidR="00BA3934" w:rsidRPr="003B13E1" w:rsidRDefault="00BA3934" w:rsidP="00BA3934">
      <w:pPr>
        <w:rPr>
          <w:rFonts w:ascii="Times New Roman" w:hAnsi="Times New Roman" w:cs="Times New Roman"/>
        </w:rPr>
      </w:pPr>
    </w:p>
    <w:p w14:paraId="4DE3A757" w14:textId="77777777" w:rsidR="00BA3934" w:rsidRPr="00661831" w:rsidRDefault="00BA3934" w:rsidP="00BA3934">
      <w:pPr>
        <w:rPr>
          <w:rFonts w:ascii="Times New Roman" w:hAnsi="Times New Roman" w:cs="Times New Roman"/>
          <w:b/>
          <w:i/>
        </w:rPr>
      </w:pPr>
      <w:r w:rsidRPr="00661831">
        <w:rPr>
          <w:rFonts w:ascii="Times New Roman" w:hAnsi="Times New Roman" w:cs="Times New Roman"/>
          <w:b/>
          <w:i/>
        </w:rPr>
        <w:t>Assumptions</w:t>
      </w:r>
    </w:p>
    <w:p w14:paraId="31979D6E" w14:textId="77777777" w:rsidR="00BA3934" w:rsidRDefault="00BA3934" w:rsidP="00BA3934">
      <w:pPr>
        <w:rPr>
          <w:rFonts w:ascii="Times New Roman" w:hAnsi="Times New Roman" w:cs="Times New Roman"/>
        </w:rPr>
      </w:pPr>
      <w:r>
        <w:rPr>
          <w:rFonts w:ascii="Times New Roman" w:hAnsi="Times New Roman" w:cs="Times New Roman"/>
        </w:rPr>
        <w:t xml:space="preserve">I assume that there will not be much issue in terms of the legal and security obligations for the public data I’ve pulled and its usage as the global weekly top 100 songs dataset and generalized dataset are used among other </w:t>
      </w:r>
      <w:r w:rsidRPr="00634949">
        <w:rPr>
          <w:rFonts w:ascii="Times New Roman" w:hAnsi="Times New Roman" w:cs="Times New Roman"/>
        </w:rPr>
        <w:t>data enthusiasts</w:t>
      </w:r>
      <w:r>
        <w:rPr>
          <w:rFonts w:ascii="Times New Roman" w:hAnsi="Times New Roman" w:cs="Times New Roman"/>
        </w:rPr>
        <w:t xml:space="preserve"> previously.</w:t>
      </w:r>
    </w:p>
    <w:p w14:paraId="207F6339" w14:textId="77777777" w:rsidR="00BA3934" w:rsidRPr="00E65FAC" w:rsidRDefault="00BA3934" w:rsidP="00BA3934">
      <w:pPr>
        <w:rPr>
          <w:rFonts w:ascii="Times New Roman" w:hAnsi="Times New Roman" w:cs="Times New Roman"/>
        </w:rPr>
      </w:pPr>
      <w:r>
        <w:rPr>
          <w:rFonts w:ascii="Times New Roman" w:hAnsi="Times New Roman" w:cs="Times New Roman"/>
        </w:rPr>
        <w:t>Meanwhile, it should be assumed that three datasets (i.e. individual dataset, global weekly top 100 songs dataset, generalized dataset) are factually based and there will not be much bias on it. There may be slight adjustments for the data but overall it should be justified.</w:t>
      </w:r>
    </w:p>
    <w:p w14:paraId="520E4883" w14:textId="77777777" w:rsidR="00BA3934" w:rsidRDefault="00BA3934" w:rsidP="00BA3934">
      <w:pPr>
        <w:rPr>
          <w:rFonts w:ascii="Times New Roman" w:hAnsi="Times New Roman" w:cs="Times New Roman"/>
          <w:b/>
        </w:rPr>
      </w:pPr>
    </w:p>
    <w:p w14:paraId="0900BC62" w14:textId="77777777" w:rsidR="00BA3934" w:rsidRPr="00661831" w:rsidRDefault="00BA3934" w:rsidP="00BA3934">
      <w:pPr>
        <w:rPr>
          <w:rFonts w:ascii="Times New Roman" w:hAnsi="Times New Roman" w:cs="Times New Roman"/>
          <w:b/>
          <w:i/>
        </w:rPr>
      </w:pPr>
      <w:r w:rsidRPr="00661831">
        <w:rPr>
          <w:rFonts w:ascii="Times New Roman" w:hAnsi="Times New Roman" w:cs="Times New Roman"/>
          <w:b/>
          <w:i/>
        </w:rPr>
        <w:t>Constraints</w:t>
      </w:r>
    </w:p>
    <w:p w14:paraId="7C47B990" w14:textId="77777777" w:rsidR="00BA3934" w:rsidRPr="0045552C" w:rsidRDefault="00BA3934" w:rsidP="00BA3934">
      <w:pPr>
        <w:rPr>
          <w:rFonts w:ascii="Times New Roman" w:hAnsi="Times New Roman" w:cs="Times New Roman"/>
        </w:rPr>
      </w:pPr>
      <w:r>
        <w:rPr>
          <w:rFonts w:ascii="Times New Roman" w:hAnsi="Times New Roman" w:cs="Times New Roman"/>
        </w:rPr>
        <w:t>I personally think there will not be constraints for this project in terms of staffing, technology, timeframes or money.</w:t>
      </w:r>
    </w:p>
    <w:p w14:paraId="66A6D1D4" w14:textId="77777777" w:rsidR="00BA3934" w:rsidRDefault="00BA3934" w:rsidP="00BA3934">
      <w:pPr>
        <w:rPr>
          <w:rFonts w:ascii="Times New Roman" w:hAnsi="Times New Roman" w:cs="Times New Roman"/>
          <w:b/>
        </w:rPr>
      </w:pPr>
    </w:p>
    <w:p w14:paraId="28CCB06C" w14:textId="77777777" w:rsidR="00BA3934" w:rsidRDefault="00BA3934" w:rsidP="00BA3934">
      <w:pPr>
        <w:rPr>
          <w:rFonts w:ascii="Times New Roman" w:hAnsi="Times New Roman" w:cs="Times New Roman"/>
          <w:b/>
        </w:rPr>
      </w:pPr>
    </w:p>
    <w:p w14:paraId="4F98E31E" w14:textId="77777777" w:rsidR="00BA3934" w:rsidRDefault="00BA3934" w:rsidP="00BA3934">
      <w:pPr>
        <w:rPr>
          <w:rFonts w:ascii="Times New Roman" w:hAnsi="Times New Roman" w:cs="Times New Roman"/>
          <w:b/>
        </w:rPr>
      </w:pPr>
      <w:r>
        <w:rPr>
          <w:rFonts w:ascii="Times New Roman" w:hAnsi="Times New Roman" w:cs="Times New Roman"/>
          <w:b/>
        </w:rPr>
        <w:t>Risks, Contingencies:</w:t>
      </w:r>
    </w:p>
    <w:p w14:paraId="374DE578" w14:textId="77777777" w:rsidR="00BA3934" w:rsidRDefault="00BA3934" w:rsidP="00BA3934">
      <w:pPr>
        <w:rPr>
          <w:rFonts w:ascii="Times New Roman" w:hAnsi="Times New Roman" w:cs="Times New Roman"/>
        </w:rPr>
      </w:pPr>
    </w:p>
    <w:p w14:paraId="4268F1D4" w14:textId="77777777" w:rsidR="00BA3934" w:rsidRDefault="00BA3934" w:rsidP="00BA3934">
      <w:pPr>
        <w:rPr>
          <w:rFonts w:ascii="Times New Roman" w:hAnsi="Times New Roman" w:cs="Times New Roman"/>
        </w:rPr>
      </w:pPr>
      <w:r>
        <w:rPr>
          <w:rFonts w:ascii="Times New Roman" w:hAnsi="Times New Roman" w:cs="Times New Roman"/>
        </w:rPr>
        <w:t>I do not foresee any risks related to incapability of getting data as I have already downloaded the necessary data for this project.</w:t>
      </w:r>
    </w:p>
    <w:p w14:paraId="4F12258F" w14:textId="77777777" w:rsidR="00BA3934" w:rsidRDefault="00BA3934" w:rsidP="00BA3934">
      <w:pPr>
        <w:rPr>
          <w:rFonts w:ascii="Times New Roman" w:hAnsi="Times New Roman" w:cs="Times New Roman"/>
        </w:rPr>
      </w:pPr>
    </w:p>
    <w:p w14:paraId="0637CD19" w14:textId="77777777" w:rsidR="00BA3934" w:rsidRDefault="00BA3934" w:rsidP="00BA3934">
      <w:pPr>
        <w:rPr>
          <w:rFonts w:ascii="Times New Roman" w:hAnsi="Times New Roman" w:cs="Times New Roman"/>
        </w:rPr>
      </w:pPr>
      <w:r>
        <w:rPr>
          <w:rFonts w:ascii="Times New Roman" w:hAnsi="Times New Roman" w:cs="Times New Roman"/>
        </w:rPr>
        <w:t>There may be some risks related to running the models. For instance, I may be unable to run the statistical models due to the code error. Or, owing to the limitation of the datasets, there may be some nuances of the results that we are not able to interpret fully. Those risks are quite normal in data science.</w:t>
      </w:r>
    </w:p>
    <w:p w14:paraId="25C3EC02" w14:textId="77777777" w:rsidR="00BA3934" w:rsidRDefault="00BA3934" w:rsidP="00BA3934">
      <w:pPr>
        <w:rPr>
          <w:rFonts w:ascii="Times New Roman" w:hAnsi="Times New Roman" w:cs="Times New Roman"/>
        </w:rPr>
      </w:pPr>
    </w:p>
    <w:p w14:paraId="6841DDD8" w14:textId="77777777" w:rsidR="00BA3934" w:rsidRPr="000C5B53" w:rsidRDefault="00BA3934" w:rsidP="00BA3934">
      <w:pPr>
        <w:rPr>
          <w:rFonts w:ascii="Times New Roman" w:hAnsi="Times New Roman" w:cs="Times New Roman"/>
        </w:rPr>
      </w:pPr>
      <w:r>
        <w:rPr>
          <w:rFonts w:ascii="Times New Roman" w:hAnsi="Times New Roman" w:cs="Times New Roman"/>
        </w:rPr>
        <w:t>My contingency plans for dealing these risks are that: first, being more patient with the debugging process and doing more research to figure out the errors; second, accepting the results which we may not be able to explain due to the uncontrollable factors.</w:t>
      </w:r>
    </w:p>
    <w:p w14:paraId="41E88E7F" w14:textId="77777777" w:rsidR="00BA3934" w:rsidRDefault="00BA3934" w:rsidP="00BA3934">
      <w:pPr>
        <w:rPr>
          <w:rFonts w:ascii="Times New Roman" w:hAnsi="Times New Roman" w:cs="Times New Roman"/>
          <w:b/>
        </w:rPr>
      </w:pPr>
    </w:p>
    <w:p w14:paraId="11AF6E9D" w14:textId="77777777" w:rsidR="00BA3934" w:rsidRDefault="00BA3934" w:rsidP="00BA3934">
      <w:pPr>
        <w:rPr>
          <w:rFonts w:ascii="Times New Roman" w:hAnsi="Times New Roman" w:cs="Times New Roman"/>
          <w:b/>
        </w:rPr>
      </w:pPr>
      <w:r>
        <w:rPr>
          <w:rFonts w:ascii="Times New Roman" w:hAnsi="Times New Roman" w:cs="Times New Roman"/>
          <w:b/>
        </w:rPr>
        <w:t>Terminology:</w:t>
      </w:r>
    </w:p>
    <w:p w14:paraId="123333A9" w14:textId="77777777" w:rsidR="00BA3934" w:rsidRDefault="00BA3934" w:rsidP="00BA3934">
      <w:pPr>
        <w:rPr>
          <w:rFonts w:ascii="Times New Roman" w:hAnsi="Times New Roman" w:cs="Times New Roman"/>
          <w:b/>
        </w:rPr>
      </w:pPr>
    </w:p>
    <w:p w14:paraId="51519DD4" w14:textId="77777777" w:rsidR="00BA3934" w:rsidRDefault="00BA3934" w:rsidP="00BA3934">
      <w:pPr>
        <w:rPr>
          <w:rFonts w:ascii="Times New Roman" w:hAnsi="Times New Roman" w:cs="Times New Roman"/>
        </w:rPr>
      </w:pPr>
      <w:r w:rsidRPr="003E2048">
        <w:rPr>
          <w:rFonts w:ascii="Times New Roman" w:hAnsi="Times New Roman" w:cs="Times New Roman"/>
        </w:rPr>
        <w:lastRenderedPageBreak/>
        <w:t>There will be a lot of terminologies for this project</w:t>
      </w:r>
      <w:r>
        <w:rPr>
          <w:rFonts w:ascii="Times New Roman" w:hAnsi="Times New Roman" w:cs="Times New Roman"/>
        </w:rPr>
        <w:t xml:space="preserve"> when it comes to the definitions of different statistical models, the criteria of determining the optimal model, explanations of some Python functions and packages and so forth. I think I will list out these terminologies in the documentation. For now, I can give one example of Decision Tree as below.</w:t>
      </w:r>
    </w:p>
    <w:p w14:paraId="4320BA23" w14:textId="77777777" w:rsidR="00BA3934" w:rsidRPr="003E2048" w:rsidRDefault="00BA3934" w:rsidP="00BA3934">
      <w:pPr>
        <w:spacing w:before="100" w:beforeAutospacing="1" w:after="100" w:afterAutospacing="1"/>
        <w:rPr>
          <w:rFonts w:ascii="Times New Roman" w:eastAsia="Times New Roman" w:hAnsi="Times New Roman" w:cs="Times New Roman"/>
        </w:rPr>
      </w:pPr>
      <w:r w:rsidRPr="003E2048">
        <w:rPr>
          <w:rFonts w:ascii="TimesNewRomanPSMT" w:eastAsia="Times New Roman" w:hAnsi="TimesNewRomanPSMT" w:cs="TimesNewRomanPSMT"/>
        </w:rPr>
        <w:t xml:space="preserve">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The topmost decision node in a tree which corresponds to the best predictor called root node. Decision trees can handle both categorical and numerical data. </w:t>
      </w:r>
    </w:p>
    <w:p w14:paraId="5991AEAC" w14:textId="77777777" w:rsidR="00BA3934" w:rsidRPr="003E2048" w:rsidRDefault="00BA3934" w:rsidP="00BA3934">
      <w:pPr>
        <w:spacing w:before="100" w:beforeAutospacing="1" w:after="100" w:afterAutospacing="1"/>
        <w:rPr>
          <w:rFonts w:ascii="Times New Roman" w:eastAsia="Times New Roman" w:hAnsi="Times New Roman" w:cs="Times New Roman"/>
        </w:rPr>
      </w:pPr>
      <w:r w:rsidRPr="003E2048">
        <w:rPr>
          <w:rFonts w:ascii="TimesNewRomanPSMT" w:eastAsia="Times New Roman" w:hAnsi="TimesNewRomanPSMT" w:cs="TimesNewRomanPSMT"/>
        </w:rPr>
        <w:t xml:space="preserve">Decision tree learning employs a divide and conquer strategy by conducting a greedy search to identify the optimal split points within a tree. This process of splitting is then repeated in a top-down, recursive manner until all, or the majority of records have been classified under specific class </w:t>
      </w:r>
      <w:r>
        <w:rPr>
          <w:rFonts w:ascii="TimesNewRomanPSMT" w:eastAsia="Times New Roman" w:hAnsi="TimesNewRomanPSMT" w:cs="TimesNewRomanPSMT"/>
        </w:rPr>
        <w:t>labels.</w:t>
      </w:r>
    </w:p>
    <w:p w14:paraId="44E6F425" w14:textId="77777777" w:rsidR="00BA3934" w:rsidRPr="003E2048" w:rsidRDefault="00BA3934" w:rsidP="00BA3934">
      <w:pPr>
        <w:spacing w:before="100" w:beforeAutospacing="1" w:after="100" w:afterAutospacing="1"/>
        <w:rPr>
          <w:rFonts w:ascii="Times New Roman" w:eastAsia="Times New Roman" w:hAnsi="Times New Roman" w:cs="Times New Roman"/>
        </w:rPr>
      </w:pPr>
      <w:r w:rsidRPr="003E2048">
        <w:rPr>
          <w:rFonts w:ascii="TimesNewRomanPSMT" w:eastAsia="Times New Roman" w:hAnsi="TimesNewRomanPSMT" w:cs="TimesNewRomanPSMT"/>
        </w:rPr>
        <w:t xml:space="preserve">I used the regression decision tree to solve the numerical data. I used the tree function and put all x variables in the right hand of the equation and y variable in the left hand. </w:t>
      </w:r>
    </w:p>
    <w:p w14:paraId="6B310C5A" w14:textId="77777777" w:rsidR="00BA3934" w:rsidRDefault="00BA3934" w:rsidP="00BA3934">
      <w:pPr>
        <w:rPr>
          <w:rFonts w:ascii="Times New Roman" w:hAnsi="Times New Roman" w:cs="Times New Roman"/>
          <w:b/>
        </w:rPr>
      </w:pPr>
      <w:r>
        <w:rPr>
          <w:rFonts w:ascii="Times New Roman" w:hAnsi="Times New Roman" w:cs="Times New Roman"/>
          <w:b/>
        </w:rPr>
        <w:t>Costs and Benefits:</w:t>
      </w:r>
    </w:p>
    <w:p w14:paraId="53B3BB86" w14:textId="77777777" w:rsidR="00BA3934" w:rsidRDefault="00BA3934" w:rsidP="00BA3934">
      <w:pPr>
        <w:rPr>
          <w:rFonts w:ascii="Times New Roman" w:hAnsi="Times New Roman" w:cs="Times New Roman"/>
          <w:b/>
        </w:rPr>
      </w:pPr>
    </w:p>
    <w:p w14:paraId="312DF400" w14:textId="77777777" w:rsidR="00BA3934" w:rsidRDefault="00BA3934" w:rsidP="00BA3934">
      <w:pPr>
        <w:rPr>
          <w:rFonts w:ascii="Times New Roman" w:hAnsi="Times New Roman" w:cs="Times New Roman"/>
        </w:rPr>
      </w:pPr>
      <w:r w:rsidRPr="003E2048">
        <w:rPr>
          <w:rFonts w:ascii="Times New Roman" w:hAnsi="Times New Roman" w:cs="Times New Roman"/>
        </w:rPr>
        <w:t>As this is an individual data science project using the public data</w:t>
      </w:r>
      <w:r>
        <w:rPr>
          <w:rFonts w:ascii="Times New Roman" w:hAnsi="Times New Roman" w:cs="Times New Roman"/>
        </w:rPr>
        <w:t>, fortunately there will be not much cost. There might be some costs with regard to searching materials which are not free, or some costs regarding outsourcing help as needed if I am unable to figure out the issue. Overall, the costs should not be material.</w:t>
      </w:r>
    </w:p>
    <w:p w14:paraId="4AF66231" w14:textId="77777777" w:rsidR="00BA3934" w:rsidRDefault="00BA3934" w:rsidP="00BA3934">
      <w:pPr>
        <w:rPr>
          <w:rFonts w:ascii="Times New Roman" w:hAnsi="Times New Roman" w:cs="Times New Roman"/>
        </w:rPr>
      </w:pPr>
    </w:p>
    <w:p w14:paraId="6921C27F" w14:textId="77777777" w:rsidR="00BA3934" w:rsidRPr="00737CB6" w:rsidRDefault="00BA3934" w:rsidP="00BA3934">
      <w:pPr>
        <w:rPr>
          <w:rFonts w:ascii="Times New Roman" w:hAnsi="Times New Roman" w:cs="Times New Roman"/>
          <w:b/>
        </w:rPr>
      </w:pPr>
      <w:r>
        <w:rPr>
          <w:rFonts w:ascii="Times New Roman" w:hAnsi="Times New Roman" w:cs="Times New Roman"/>
        </w:rPr>
        <w:t xml:space="preserve">As for the benefits, if we are able to build a good recommendation system, for our own sake we will be able to enjoy better tailored music. Honestly speaking, nowadays I am depressed with the Discover Weekly as I am only able to have one or two or sometimes none of the songs among 30 songs per week. If I can explore new great songs by myself, that would be fabulous. I plan to run a </w:t>
      </w:r>
      <w:proofErr w:type="spellStart"/>
      <w:r>
        <w:rPr>
          <w:rFonts w:ascii="Times New Roman" w:hAnsi="Times New Roman" w:cs="Times New Roman"/>
        </w:rPr>
        <w:t>Github</w:t>
      </w:r>
      <w:proofErr w:type="spellEnd"/>
      <w:r>
        <w:rPr>
          <w:rFonts w:ascii="Times New Roman" w:hAnsi="Times New Roman" w:cs="Times New Roman"/>
        </w:rPr>
        <w:t xml:space="preserve"> page of myself and post my project there. People who are interested in this may be potentially utilize my models to find the songs they love. It is beneficial to the society. Additionally, as I’ve mentioned in the “</w:t>
      </w:r>
      <w:r w:rsidRPr="00737CB6">
        <w:rPr>
          <w:rFonts w:ascii="Times New Roman" w:hAnsi="Times New Roman" w:cs="Times New Roman"/>
        </w:rPr>
        <w:t>Organizational and Business Impact</w:t>
      </w:r>
      <w:r>
        <w:rPr>
          <w:rFonts w:ascii="Times New Roman" w:hAnsi="Times New Roman" w:cs="Times New Roman"/>
        </w:rPr>
        <w:t xml:space="preserve">” section, if we are able to provide a better recommendation system, more users tend to subscribe as they enjoy using this app by having new good songs every week. The increasing subscriptions will increase the revenue of organization, which benefit the shareholders and employees. </w:t>
      </w:r>
    </w:p>
    <w:p w14:paraId="4F2F7407" w14:textId="77777777" w:rsidR="00BA3934" w:rsidRPr="003E2048" w:rsidRDefault="00BA3934" w:rsidP="00BA3934">
      <w:pPr>
        <w:rPr>
          <w:rFonts w:ascii="Times New Roman" w:hAnsi="Times New Roman" w:cs="Times New Roman"/>
        </w:rPr>
      </w:pPr>
    </w:p>
    <w:p w14:paraId="6A830DFA" w14:textId="77777777" w:rsidR="00BA3934" w:rsidRDefault="00BA3934" w:rsidP="00BA3934">
      <w:pPr>
        <w:rPr>
          <w:rFonts w:ascii="Times New Roman" w:hAnsi="Times New Roman" w:cs="Times New Roman"/>
          <w:b/>
        </w:rPr>
      </w:pPr>
    </w:p>
    <w:p w14:paraId="40BC1D11" w14:textId="77777777" w:rsidR="00BA3934" w:rsidRPr="004325E6" w:rsidRDefault="00BA3934" w:rsidP="004325E6">
      <w:pPr>
        <w:pStyle w:val="Heading2"/>
        <w:rPr>
          <w:rFonts w:ascii="Times New Roman" w:hAnsi="Times New Roman" w:cs="Times New Roman"/>
          <w:b/>
          <w:bCs/>
          <w:color w:val="70AD47" w:themeColor="accent6"/>
        </w:rPr>
      </w:pPr>
      <w:r w:rsidRPr="004325E6">
        <w:rPr>
          <w:rFonts w:ascii="Times New Roman" w:hAnsi="Times New Roman" w:cs="Times New Roman"/>
          <w:b/>
          <w:bCs/>
          <w:color w:val="70AD47" w:themeColor="accent6"/>
          <w:sz w:val="24"/>
          <w:szCs w:val="24"/>
        </w:rPr>
        <w:t>Task 1.3: Determine the Data-Mining Goals</w:t>
      </w:r>
    </w:p>
    <w:p w14:paraId="0BB3E893" w14:textId="77777777" w:rsidR="00BA3934" w:rsidRPr="00BB3BCE" w:rsidRDefault="00BA3934" w:rsidP="00BA3934">
      <w:pPr>
        <w:rPr>
          <w:rFonts w:ascii="Times New Roman" w:hAnsi="Times New Roman" w:cs="Times New Roman"/>
          <w:b/>
          <w:color w:val="70AD47" w:themeColor="accent6"/>
        </w:rPr>
      </w:pPr>
      <w:r w:rsidRPr="00BB3BCE">
        <w:rPr>
          <w:rFonts w:ascii="Times New Roman" w:hAnsi="Times New Roman" w:cs="Times New Roman"/>
          <w:b/>
          <w:color w:val="70AD47" w:themeColor="accent6"/>
        </w:rPr>
        <w:t>Deliverable: Data Mining Scope Document</w:t>
      </w:r>
    </w:p>
    <w:p w14:paraId="0FEE0940" w14:textId="77777777" w:rsidR="00BA3934" w:rsidRDefault="00BA3934" w:rsidP="00BA3934">
      <w:pPr>
        <w:rPr>
          <w:rFonts w:ascii="Times New Roman" w:hAnsi="Times New Roman" w:cs="Times New Roman"/>
          <w:b/>
        </w:rPr>
      </w:pPr>
    </w:p>
    <w:p w14:paraId="39E5986B" w14:textId="77777777" w:rsidR="00BA3934" w:rsidRDefault="00BA3934" w:rsidP="00BA3934">
      <w:pPr>
        <w:rPr>
          <w:rFonts w:ascii="Times New Roman" w:hAnsi="Times New Roman" w:cs="Times New Roman"/>
          <w:b/>
        </w:rPr>
      </w:pPr>
      <w:r>
        <w:rPr>
          <w:rFonts w:ascii="Times New Roman" w:hAnsi="Times New Roman" w:cs="Times New Roman"/>
          <w:b/>
        </w:rPr>
        <w:t>Data-Mining Goals:</w:t>
      </w:r>
    </w:p>
    <w:p w14:paraId="3815153E" w14:textId="77777777" w:rsidR="00BA3934" w:rsidRDefault="00BA3934" w:rsidP="00BA3934">
      <w:pPr>
        <w:rPr>
          <w:rFonts w:ascii="Times New Roman" w:hAnsi="Times New Roman" w:cs="Times New Roman"/>
          <w:b/>
        </w:rPr>
      </w:pPr>
    </w:p>
    <w:p w14:paraId="1BDCB33B" w14:textId="77777777" w:rsidR="00BA3934" w:rsidRDefault="00BA3934" w:rsidP="00BA3934">
      <w:pPr>
        <w:rPr>
          <w:rFonts w:ascii="Times New Roman" w:hAnsi="Times New Roman" w:cs="Times New Roman"/>
        </w:rPr>
      </w:pPr>
      <w:r>
        <w:rPr>
          <w:rFonts w:ascii="Times New Roman" w:hAnsi="Times New Roman" w:cs="Times New Roman"/>
        </w:rPr>
        <w:t>For the content-based filtering method, t</w:t>
      </w:r>
      <w:r w:rsidRPr="00897EEF">
        <w:rPr>
          <w:rFonts w:ascii="Times New Roman" w:hAnsi="Times New Roman" w:cs="Times New Roman"/>
        </w:rPr>
        <w:t>he data-mining goal</w:t>
      </w:r>
      <w:r>
        <w:rPr>
          <w:rFonts w:ascii="Times New Roman" w:hAnsi="Times New Roman" w:cs="Times New Roman"/>
        </w:rPr>
        <w:t xml:space="preserve"> is</w:t>
      </w:r>
      <w:r w:rsidRPr="00897EEF">
        <w:rPr>
          <w:rFonts w:ascii="Times New Roman" w:hAnsi="Times New Roman" w:cs="Times New Roman"/>
        </w:rPr>
        <w:t xml:space="preserve"> </w:t>
      </w:r>
      <w:r>
        <w:rPr>
          <w:rFonts w:ascii="Times New Roman" w:hAnsi="Times New Roman" w:cs="Times New Roman"/>
        </w:rPr>
        <w:t>to build a statistical model with the best performance.</w:t>
      </w:r>
    </w:p>
    <w:p w14:paraId="7CD4B1C0" w14:textId="77777777" w:rsidR="00BA3934" w:rsidRDefault="00BA3934" w:rsidP="00BA3934">
      <w:pPr>
        <w:rPr>
          <w:rFonts w:ascii="Times New Roman" w:hAnsi="Times New Roman" w:cs="Times New Roman"/>
        </w:rPr>
      </w:pPr>
    </w:p>
    <w:p w14:paraId="06B4125B" w14:textId="77777777" w:rsidR="00BA3934" w:rsidRPr="00897EEF" w:rsidRDefault="00BA3934" w:rsidP="00BA3934">
      <w:pPr>
        <w:rPr>
          <w:rFonts w:ascii="Times New Roman" w:hAnsi="Times New Roman" w:cs="Times New Roman"/>
        </w:rPr>
      </w:pPr>
      <w:r>
        <w:rPr>
          <w:rFonts w:ascii="Times New Roman" w:hAnsi="Times New Roman" w:cs="Times New Roman"/>
        </w:rPr>
        <w:lastRenderedPageBreak/>
        <w:t>For the collaborative filtering method, the data-mining goal is to find the variable with the least distance of the target variable.</w:t>
      </w:r>
    </w:p>
    <w:p w14:paraId="4530ED6C" w14:textId="77777777" w:rsidR="00BA3934" w:rsidRDefault="00BA3934" w:rsidP="00BA3934">
      <w:pPr>
        <w:rPr>
          <w:rFonts w:ascii="Times New Roman" w:hAnsi="Times New Roman" w:cs="Times New Roman"/>
          <w:b/>
        </w:rPr>
      </w:pPr>
    </w:p>
    <w:p w14:paraId="01112334" w14:textId="77777777" w:rsidR="00BA3934" w:rsidRDefault="00BA3934" w:rsidP="00BA3934">
      <w:pPr>
        <w:rPr>
          <w:rFonts w:ascii="Times New Roman" w:hAnsi="Times New Roman" w:cs="Times New Roman"/>
          <w:b/>
        </w:rPr>
      </w:pPr>
      <w:r>
        <w:rPr>
          <w:rFonts w:ascii="Times New Roman" w:hAnsi="Times New Roman" w:cs="Times New Roman"/>
          <w:b/>
        </w:rPr>
        <w:t>Data-Mining Success Criteria:</w:t>
      </w:r>
    </w:p>
    <w:p w14:paraId="098022A3" w14:textId="77777777" w:rsidR="00BA3934" w:rsidRDefault="00BA3934" w:rsidP="00BA3934">
      <w:pPr>
        <w:rPr>
          <w:rFonts w:ascii="Times New Roman" w:hAnsi="Times New Roman" w:cs="Times New Roman"/>
          <w:b/>
        </w:rPr>
      </w:pPr>
    </w:p>
    <w:p w14:paraId="13BD8928" w14:textId="77777777" w:rsidR="00BA3934" w:rsidRDefault="00BA3934" w:rsidP="00BA3934">
      <w:pPr>
        <w:rPr>
          <w:rFonts w:ascii="Times New Roman" w:hAnsi="Times New Roman" w:cs="Times New Roman"/>
        </w:rPr>
      </w:pPr>
      <w:r>
        <w:rPr>
          <w:rFonts w:ascii="Times New Roman" w:hAnsi="Times New Roman" w:cs="Times New Roman"/>
        </w:rPr>
        <w:t xml:space="preserve">For the content-based filtering method, the results will be measured by the RMSE (root mean square error). </w:t>
      </w:r>
    </w:p>
    <w:p w14:paraId="69437C83" w14:textId="77777777" w:rsidR="00BA3934" w:rsidRPr="00D340E2" w:rsidRDefault="00BA3934" w:rsidP="00BA3934">
      <w:pPr>
        <w:jc w:val="center"/>
        <w:rPr>
          <w:rFonts w:ascii="Times New Roman" w:eastAsia="Times New Roman" w:hAnsi="Times New Roman" w:cs="Times New Roman"/>
        </w:rPr>
      </w:pPr>
      <w:r w:rsidRPr="00D340E2">
        <w:rPr>
          <w:rFonts w:ascii="Times New Roman" w:eastAsia="Times New Roman" w:hAnsi="Times New Roman" w:cs="Times New Roman"/>
        </w:rPr>
        <w:fldChar w:fldCharType="begin"/>
      </w:r>
      <w:r w:rsidRPr="00D340E2">
        <w:rPr>
          <w:rFonts w:ascii="Times New Roman" w:eastAsia="Times New Roman" w:hAnsi="Times New Roman" w:cs="Times New Roman"/>
        </w:rPr>
        <w:instrText xml:space="preserve"> INCLUDEPICTURE "/var/folders/dm/nn891syd0nq4g9qhnrh091n00000gp/T/com.microsoft.Word/WebArchiveCopyPasteTempFiles/page14image66292784" \* MERGEFORMATINET </w:instrText>
      </w:r>
      <w:r w:rsidRPr="00D340E2">
        <w:rPr>
          <w:rFonts w:ascii="Times New Roman" w:eastAsia="Times New Roman" w:hAnsi="Times New Roman" w:cs="Times New Roman"/>
        </w:rPr>
        <w:fldChar w:fldCharType="separate"/>
      </w:r>
      <w:r w:rsidRPr="00D340E2">
        <w:rPr>
          <w:rFonts w:ascii="Times New Roman" w:eastAsia="Times New Roman" w:hAnsi="Times New Roman" w:cs="Times New Roman"/>
          <w:noProof/>
        </w:rPr>
        <w:drawing>
          <wp:inline distT="0" distB="0" distL="0" distR="0" wp14:anchorId="1BE78A16" wp14:editId="1CA93447">
            <wp:extent cx="1526540" cy="503555"/>
            <wp:effectExtent l="0" t="0" r="0" b="4445"/>
            <wp:docPr id="1" name="Picture 1" descr="page14image66292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4image6629278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6540" cy="503555"/>
                    </a:xfrm>
                    <a:prstGeom prst="rect">
                      <a:avLst/>
                    </a:prstGeom>
                    <a:noFill/>
                    <a:ln>
                      <a:noFill/>
                    </a:ln>
                  </pic:spPr>
                </pic:pic>
              </a:graphicData>
            </a:graphic>
          </wp:inline>
        </w:drawing>
      </w:r>
      <w:r w:rsidRPr="00D340E2">
        <w:rPr>
          <w:rFonts w:ascii="Times New Roman" w:eastAsia="Times New Roman" w:hAnsi="Times New Roman" w:cs="Times New Roman"/>
        </w:rPr>
        <w:fldChar w:fldCharType="end"/>
      </w:r>
    </w:p>
    <w:p w14:paraId="5D0C9FE4" w14:textId="77777777" w:rsidR="00BA3934" w:rsidRPr="00695283" w:rsidRDefault="00BA3934" w:rsidP="00BA3934">
      <w:pPr>
        <w:spacing w:before="100" w:beforeAutospacing="1" w:after="100" w:afterAutospacing="1"/>
        <w:rPr>
          <w:rFonts w:ascii="Times New Roman" w:eastAsia="Times New Roman" w:hAnsi="Times New Roman" w:cs="Times New Roman"/>
        </w:rPr>
      </w:pPr>
      <w:r>
        <w:rPr>
          <w:rFonts w:ascii="Times New Roman" w:hAnsi="Times New Roman" w:cs="Times New Roman"/>
        </w:rPr>
        <w:t xml:space="preserve">RMSE </w:t>
      </w:r>
      <w:r w:rsidRPr="00D340E2">
        <w:rPr>
          <w:rFonts w:ascii="TimesNewRomanPSMT" w:eastAsia="Times New Roman" w:hAnsi="TimesNewRomanPSMT" w:cs="TimesNewRomanPSMT"/>
        </w:rPr>
        <w:t>is a frequently used measure of the differences between values predicted by a model or an estimator and the values observed</w:t>
      </w:r>
      <w:r>
        <w:rPr>
          <w:rFonts w:ascii="TimesNewRomanPSMT" w:eastAsia="Times New Roman" w:hAnsi="TimesNewRomanPSMT" w:cs="TimesNewRomanPSMT"/>
        </w:rPr>
        <w:t>.</w:t>
      </w:r>
      <w:r>
        <w:rPr>
          <w:rFonts w:ascii="Times New Roman" w:eastAsia="Times New Roman" w:hAnsi="Times New Roman" w:cs="Times New Roman"/>
        </w:rPr>
        <w:t xml:space="preserve"> </w:t>
      </w:r>
      <w:r w:rsidRPr="00D340E2">
        <w:rPr>
          <w:rFonts w:ascii="TimesNewRomanPSMT" w:eastAsia="Times New Roman" w:hAnsi="TimesNewRomanPSMT" w:cs="TimesNewRomanPSMT"/>
        </w:rPr>
        <w:t xml:space="preserve">I </w:t>
      </w:r>
      <w:r>
        <w:rPr>
          <w:rFonts w:ascii="TimesNewRomanPSMT" w:eastAsia="Times New Roman" w:hAnsi="TimesNewRomanPSMT" w:cs="TimesNewRomanPSMT"/>
        </w:rPr>
        <w:t xml:space="preserve">will </w:t>
      </w:r>
      <w:r w:rsidRPr="00D340E2">
        <w:rPr>
          <w:rFonts w:ascii="TimesNewRomanPSMT" w:eastAsia="Times New Roman" w:hAnsi="TimesNewRomanPSMT" w:cs="TimesNewRomanPSMT"/>
        </w:rPr>
        <w:t xml:space="preserve">use the above formula of the RMSE </w:t>
      </w:r>
      <w:r>
        <w:rPr>
          <w:rFonts w:ascii="TimesNewRomanPSMT" w:eastAsia="Times New Roman" w:hAnsi="TimesNewRomanPSMT" w:cs="TimesNewRomanPSMT"/>
        </w:rPr>
        <w:t xml:space="preserve">as my </w:t>
      </w:r>
      <w:r w:rsidRPr="00D340E2">
        <w:rPr>
          <w:rFonts w:ascii="TimesNewRomanPSMT" w:eastAsia="Times New Roman" w:hAnsi="TimesNewRomanPSMT" w:cs="TimesNewRomanPSMT"/>
        </w:rPr>
        <w:t xml:space="preserve">indicator to determine the optimal prediction model. </w:t>
      </w:r>
    </w:p>
    <w:p w14:paraId="485EDE5F" w14:textId="77777777" w:rsidR="00BA3934" w:rsidRPr="00300A82" w:rsidRDefault="00BA3934" w:rsidP="00BA3934">
      <w:r>
        <w:rPr>
          <w:rFonts w:ascii="Times New Roman" w:hAnsi="Times New Roman" w:cs="Times New Roman"/>
        </w:rPr>
        <w:t xml:space="preserve">For the collaborative filtering method, I will apply </w:t>
      </w:r>
      <w:r w:rsidRPr="00B26F0E">
        <w:rPr>
          <w:rFonts w:ascii="Times New Roman" w:hAnsi="Times New Roman" w:cs="Times New Roman"/>
        </w:rPr>
        <w:t>neighborhood collaborative filtering to use the similarity metrics method. Calculate the distance using all audio features available in the generalized dataset and find the neighbor songs which have relatively less distance.</w:t>
      </w:r>
      <w:r>
        <w:rPr>
          <w:rFonts w:ascii="Times New Roman" w:hAnsi="Times New Roman" w:cs="Times New Roman"/>
        </w:rPr>
        <w:t xml:space="preserve"> So the results will be measured by the distance of the neighbor songs with a target song.</w:t>
      </w:r>
    </w:p>
    <w:p w14:paraId="7A85B59B" w14:textId="77777777" w:rsidR="00BA3934" w:rsidRDefault="00BA3934" w:rsidP="00BA3934">
      <w:pPr>
        <w:rPr>
          <w:rFonts w:ascii="Times New Roman" w:hAnsi="Times New Roman" w:cs="Times New Roman"/>
          <w:b/>
        </w:rPr>
      </w:pPr>
    </w:p>
    <w:p w14:paraId="7694E601" w14:textId="77777777" w:rsidR="00BA3934" w:rsidRDefault="00BA3934" w:rsidP="00BA3934">
      <w:pPr>
        <w:rPr>
          <w:rFonts w:ascii="Times New Roman" w:hAnsi="Times New Roman" w:cs="Times New Roman"/>
          <w:b/>
        </w:rPr>
      </w:pPr>
    </w:p>
    <w:p w14:paraId="4948A761" w14:textId="77777777" w:rsidR="00BA3934" w:rsidRPr="004325E6" w:rsidRDefault="00BA3934" w:rsidP="004325E6">
      <w:pPr>
        <w:pStyle w:val="Heading2"/>
        <w:rPr>
          <w:rFonts w:ascii="Times New Roman" w:hAnsi="Times New Roman" w:cs="Times New Roman"/>
          <w:b/>
          <w:bCs/>
          <w:color w:val="70AD47" w:themeColor="accent6"/>
        </w:rPr>
      </w:pPr>
      <w:r w:rsidRPr="004325E6">
        <w:rPr>
          <w:rFonts w:ascii="Times New Roman" w:hAnsi="Times New Roman" w:cs="Times New Roman"/>
          <w:b/>
          <w:bCs/>
          <w:color w:val="70AD47" w:themeColor="accent6"/>
          <w:sz w:val="24"/>
          <w:szCs w:val="24"/>
        </w:rPr>
        <w:t>Task 1.4: Produce a Project Plan</w:t>
      </w:r>
    </w:p>
    <w:p w14:paraId="034A0730" w14:textId="77777777" w:rsidR="00BA3934" w:rsidRPr="00FD2238" w:rsidRDefault="00BA3934" w:rsidP="00BA3934">
      <w:pPr>
        <w:rPr>
          <w:rFonts w:ascii="Times New Roman" w:hAnsi="Times New Roman" w:cs="Times New Roman"/>
          <w:b/>
          <w:color w:val="70AD47" w:themeColor="accent6"/>
        </w:rPr>
      </w:pPr>
      <w:r w:rsidRPr="00FD2238">
        <w:rPr>
          <w:rFonts w:ascii="Times New Roman" w:hAnsi="Times New Roman" w:cs="Times New Roman"/>
          <w:b/>
          <w:color w:val="70AD47" w:themeColor="accent6"/>
        </w:rPr>
        <w:t>Deliverable: Data Mining Project/Resource Plan</w:t>
      </w:r>
    </w:p>
    <w:p w14:paraId="4A0272D6" w14:textId="77777777" w:rsidR="00BA3934" w:rsidRDefault="00BA3934" w:rsidP="00BA3934">
      <w:pPr>
        <w:rPr>
          <w:rFonts w:ascii="Times New Roman" w:hAnsi="Times New Roman" w:cs="Times New Roman"/>
          <w:b/>
        </w:rPr>
      </w:pPr>
    </w:p>
    <w:p w14:paraId="5AFC50A3" w14:textId="77777777" w:rsidR="00BA3934" w:rsidRDefault="00BA3934" w:rsidP="00BA3934">
      <w:pPr>
        <w:rPr>
          <w:rFonts w:ascii="Times New Roman" w:hAnsi="Times New Roman" w:cs="Times New Roman"/>
          <w:b/>
        </w:rPr>
      </w:pPr>
      <w:r>
        <w:rPr>
          <w:rFonts w:ascii="Times New Roman" w:hAnsi="Times New Roman" w:cs="Times New Roman"/>
          <w:b/>
        </w:rPr>
        <w:t>Project Plan:</w:t>
      </w:r>
    </w:p>
    <w:p w14:paraId="1CAE6657" w14:textId="77777777" w:rsidR="00BA3934" w:rsidRDefault="00BA3934" w:rsidP="00BA3934">
      <w:pPr>
        <w:rPr>
          <w:rFonts w:ascii="Times New Roman" w:hAnsi="Times New Roman" w:cs="Times New Roman"/>
          <w:b/>
        </w:rPr>
      </w:pPr>
    </w:p>
    <w:p w14:paraId="6998EB60" w14:textId="77777777" w:rsidR="00BA3934" w:rsidRPr="00226544" w:rsidRDefault="00BA3934" w:rsidP="00BA3934">
      <w:pPr>
        <w:rPr>
          <w:rFonts w:ascii="Times New Roman" w:hAnsi="Times New Roman" w:cs="Times New Roman"/>
        </w:rPr>
      </w:pPr>
      <w:r>
        <w:rPr>
          <w:rFonts w:ascii="Times New Roman" w:hAnsi="Times New Roman" w:cs="Times New Roman"/>
        </w:rPr>
        <w:t xml:space="preserve">Based on my quick glance of the CRISP-DM and also the instructions of the following weeks’ tasks, we will have a detailed documentation for each ongoing phase of the plan. Therefore, I only created a table below to show the rough plan of this project. </w:t>
      </w:r>
    </w:p>
    <w:p w14:paraId="2A8A9E90" w14:textId="77777777" w:rsidR="00BA3934" w:rsidRDefault="00BA3934" w:rsidP="00BA3934">
      <w:pPr>
        <w:rPr>
          <w:rFonts w:ascii="Times New Roman" w:hAnsi="Times New Roman" w:cs="Times New Roman"/>
          <w:b/>
        </w:rPr>
      </w:pPr>
    </w:p>
    <w:tbl>
      <w:tblPr>
        <w:tblStyle w:val="TableGrid"/>
        <w:tblW w:w="9985" w:type="dxa"/>
        <w:tblLook w:val="04A0" w:firstRow="1" w:lastRow="0" w:firstColumn="1" w:lastColumn="0" w:noHBand="0" w:noVBand="1"/>
      </w:tblPr>
      <w:tblGrid>
        <w:gridCol w:w="2603"/>
        <w:gridCol w:w="1349"/>
        <w:gridCol w:w="1170"/>
        <w:gridCol w:w="2249"/>
        <w:gridCol w:w="2614"/>
      </w:tblGrid>
      <w:tr w:rsidR="00BA3934" w14:paraId="710872FC" w14:textId="77777777" w:rsidTr="00D95754">
        <w:trPr>
          <w:trHeight w:val="288"/>
        </w:trPr>
        <w:tc>
          <w:tcPr>
            <w:tcW w:w="2603" w:type="dxa"/>
          </w:tcPr>
          <w:p w14:paraId="22F1C83D" w14:textId="77777777" w:rsidR="00BA3934" w:rsidRPr="005D1A43" w:rsidRDefault="00BA3934" w:rsidP="00D95754">
            <w:pPr>
              <w:rPr>
                <w:rFonts w:ascii="Times New Roman" w:hAnsi="Times New Roman" w:cs="Times New Roman"/>
                <w:b/>
                <w:sz w:val="22"/>
              </w:rPr>
            </w:pPr>
            <w:r w:rsidRPr="005D1A43">
              <w:rPr>
                <w:rFonts w:ascii="Times New Roman" w:hAnsi="Times New Roman" w:cs="Times New Roman"/>
                <w:b/>
                <w:sz w:val="22"/>
              </w:rPr>
              <w:t>Tasks</w:t>
            </w:r>
          </w:p>
        </w:tc>
        <w:tc>
          <w:tcPr>
            <w:tcW w:w="1349" w:type="dxa"/>
          </w:tcPr>
          <w:p w14:paraId="309BA267" w14:textId="77777777" w:rsidR="00BA3934" w:rsidRPr="005D1A43" w:rsidRDefault="00BA3934" w:rsidP="00D95754">
            <w:pPr>
              <w:rPr>
                <w:rFonts w:ascii="Times New Roman" w:hAnsi="Times New Roman" w:cs="Times New Roman"/>
                <w:b/>
                <w:sz w:val="22"/>
              </w:rPr>
            </w:pPr>
            <w:r w:rsidRPr="005D1A43">
              <w:rPr>
                <w:rFonts w:ascii="Times New Roman" w:hAnsi="Times New Roman" w:cs="Times New Roman"/>
                <w:b/>
                <w:sz w:val="22"/>
              </w:rPr>
              <w:t>Start /End Date</w:t>
            </w:r>
          </w:p>
        </w:tc>
        <w:tc>
          <w:tcPr>
            <w:tcW w:w="1170" w:type="dxa"/>
          </w:tcPr>
          <w:p w14:paraId="5DB225E1" w14:textId="77777777" w:rsidR="00BA3934" w:rsidRPr="005D1A43" w:rsidRDefault="00BA3934" w:rsidP="00D95754">
            <w:pPr>
              <w:rPr>
                <w:rFonts w:ascii="Times New Roman" w:hAnsi="Times New Roman" w:cs="Times New Roman"/>
                <w:b/>
                <w:sz w:val="22"/>
              </w:rPr>
            </w:pPr>
            <w:r w:rsidRPr="005D1A43">
              <w:rPr>
                <w:rFonts w:ascii="Times New Roman" w:hAnsi="Times New Roman" w:cs="Times New Roman"/>
                <w:b/>
                <w:sz w:val="22"/>
              </w:rPr>
              <w:t>Required Resources</w:t>
            </w:r>
          </w:p>
        </w:tc>
        <w:tc>
          <w:tcPr>
            <w:tcW w:w="2249" w:type="dxa"/>
          </w:tcPr>
          <w:p w14:paraId="16640820" w14:textId="77777777" w:rsidR="00BA3934" w:rsidRPr="005D1A43" w:rsidRDefault="00BA3934" w:rsidP="00D95754">
            <w:pPr>
              <w:rPr>
                <w:rFonts w:ascii="Times New Roman" w:hAnsi="Times New Roman" w:cs="Times New Roman"/>
                <w:b/>
                <w:sz w:val="22"/>
              </w:rPr>
            </w:pPr>
            <w:r w:rsidRPr="005D1A43">
              <w:rPr>
                <w:rFonts w:ascii="Times New Roman" w:hAnsi="Times New Roman" w:cs="Times New Roman"/>
                <w:b/>
                <w:sz w:val="22"/>
              </w:rPr>
              <w:t>Inputs</w:t>
            </w:r>
          </w:p>
        </w:tc>
        <w:tc>
          <w:tcPr>
            <w:tcW w:w="2614" w:type="dxa"/>
          </w:tcPr>
          <w:p w14:paraId="16986FDF" w14:textId="77777777" w:rsidR="00BA3934" w:rsidRPr="005D1A43" w:rsidRDefault="00BA3934" w:rsidP="00D95754">
            <w:pPr>
              <w:rPr>
                <w:rFonts w:ascii="Times New Roman" w:hAnsi="Times New Roman" w:cs="Times New Roman"/>
                <w:b/>
                <w:sz w:val="22"/>
              </w:rPr>
            </w:pPr>
            <w:r w:rsidRPr="005D1A43">
              <w:rPr>
                <w:rFonts w:ascii="Times New Roman" w:hAnsi="Times New Roman" w:cs="Times New Roman"/>
                <w:b/>
                <w:sz w:val="22"/>
              </w:rPr>
              <w:t>Outputs</w:t>
            </w:r>
          </w:p>
        </w:tc>
      </w:tr>
      <w:tr w:rsidR="00BA3934" w14:paraId="710C0C46" w14:textId="77777777" w:rsidTr="00D95754">
        <w:trPr>
          <w:trHeight w:val="288"/>
        </w:trPr>
        <w:tc>
          <w:tcPr>
            <w:tcW w:w="2603" w:type="dxa"/>
          </w:tcPr>
          <w:p w14:paraId="6C30177E" w14:textId="77777777" w:rsidR="00BA3934" w:rsidRPr="001F1FC4" w:rsidRDefault="00BA3934" w:rsidP="00D95754">
            <w:pPr>
              <w:rPr>
                <w:rFonts w:ascii="Times New Roman" w:hAnsi="Times New Roman" w:cs="Times New Roman"/>
                <w:b/>
                <w:sz w:val="21"/>
              </w:rPr>
            </w:pPr>
            <w:r w:rsidRPr="001F1FC4">
              <w:rPr>
                <w:rFonts w:ascii="Times New Roman" w:hAnsi="Times New Roman" w:cs="Times New Roman"/>
                <w:b/>
                <w:sz w:val="21"/>
              </w:rPr>
              <w:t>Data Preparation</w:t>
            </w:r>
          </w:p>
          <w:p w14:paraId="0C0236FC"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1) Understand the data</w:t>
            </w:r>
          </w:p>
          <w:p w14:paraId="4C041EEA"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2) Data transformation</w:t>
            </w:r>
          </w:p>
          <w:p w14:paraId="5522C7C8"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3) Data validation</w:t>
            </w:r>
          </w:p>
          <w:p w14:paraId="32571627" w14:textId="77777777" w:rsidR="00BA3934" w:rsidRPr="001F1FC4" w:rsidRDefault="00BA3934" w:rsidP="00D95754">
            <w:pPr>
              <w:rPr>
                <w:rFonts w:ascii="Times New Roman" w:hAnsi="Times New Roman" w:cs="Times New Roman"/>
                <w:b/>
                <w:sz w:val="21"/>
              </w:rPr>
            </w:pPr>
            <w:r w:rsidRPr="005D1A43">
              <w:rPr>
                <w:rFonts w:ascii="Times New Roman" w:hAnsi="Times New Roman" w:cs="Times New Roman"/>
                <w:sz w:val="21"/>
              </w:rPr>
              <w:t>4) Data cleaning</w:t>
            </w:r>
          </w:p>
        </w:tc>
        <w:tc>
          <w:tcPr>
            <w:tcW w:w="1349" w:type="dxa"/>
          </w:tcPr>
          <w:p w14:paraId="51F9AF7B" w14:textId="77777777" w:rsidR="00BA3934" w:rsidRDefault="00BA3934" w:rsidP="00D95754">
            <w:pPr>
              <w:rPr>
                <w:rFonts w:ascii="Times New Roman" w:hAnsi="Times New Roman" w:cs="Times New Roman"/>
                <w:sz w:val="21"/>
              </w:rPr>
            </w:pPr>
            <w:r w:rsidRPr="001F1FC4">
              <w:rPr>
                <w:rFonts w:ascii="Times New Roman" w:hAnsi="Times New Roman" w:cs="Times New Roman"/>
                <w:sz w:val="21"/>
              </w:rPr>
              <w:t>Jan 29</w:t>
            </w:r>
          </w:p>
          <w:p w14:paraId="72CDEF4D" w14:textId="77777777" w:rsidR="00BA3934" w:rsidRPr="001F1FC4" w:rsidRDefault="00BA3934" w:rsidP="00D95754">
            <w:pPr>
              <w:rPr>
                <w:rFonts w:ascii="Times New Roman" w:hAnsi="Times New Roman" w:cs="Times New Roman"/>
                <w:sz w:val="21"/>
              </w:rPr>
            </w:pPr>
            <w:r>
              <w:rPr>
                <w:rFonts w:ascii="Times New Roman" w:hAnsi="Times New Roman" w:cs="Times New Roman"/>
                <w:sz w:val="21"/>
              </w:rPr>
              <w:t>~Feb 18</w:t>
            </w:r>
          </w:p>
        </w:tc>
        <w:tc>
          <w:tcPr>
            <w:tcW w:w="1170" w:type="dxa"/>
          </w:tcPr>
          <w:p w14:paraId="61625335"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JSON</w:t>
            </w:r>
          </w:p>
          <w:p w14:paraId="141F0A5F"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Excel</w:t>
            </w:r>
          </w:p>
          <w:p w14:paraId="05DDAA7E"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Python</w:t>
            </w:r>
          </w:p>
        </w:tc>
        <w:tc>
          <w:tcPr>
            <w:tcW w:w="2249" w:type="dxa"/>
          </w:tcPr>
          <w:p w14:paraId="23E25E4B"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Manual observation and evaluation</w:t>
            </w:r>
          </w:p>
          <w:p w14:paraId="3E4837C4" w14:textId="77777777" w:rsidR="00BA3934" w:rsidRPr="001F1FC4" w:rsidRDefault="00BA3934" w:rsidP="00D95754">
            <w:pPr>
              <w:rPr>
                <w:rFonts w:ascii="Times New Roman" w:hAnsi="Times New Roman" w:cs="Times New Roman"/>
                <w:sz w:val="21"/>
              </w:rPr>
            </w:pPr>
          </w:p>
          <w:p w14:paraId="73902FD8" w14:textId="77777777" w:rsidR="00BA3934" w:rsidRPr="001F1FC4" w:rsidRDefault="00BA3934" w:rsidP="00D95754">
            <w:pPr>
              <w:rPr>
                <w:rFonts w:ascii="Times New Roman" w:hAnsi="Times New Roman" w:cs="Times New Roman"/>
                <w:sz w:val="21"/>
              </w:rPr>
            </w:pPr>
          </w:p>
        </w:tc>
        <w:tc>
          <w:tcPr>
            <w:tcW w:w="2614" w:type="dxa"/>
          </w:tcPr>
          <w:p w14:paraId="7D8862E8"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Data ready for modeling</w:t>
            </w:r>
          </w:p>
          <w:p w14:paraId="74475EC8" w14:textId="77777777" w:rsidR="00BA3934" w:rsidRPr="001F1FC4" w:rsidRDefault="00BA3934" w:rsidP="00D95754">
            <w:pPr>
              <w:rPr>
                <w:rFonts w:ascii="Times New Roman" w:hAnsi="Times New Roman" w:cs="Times New Roman"/>
                <w:sz w:val="21"/>
              </w:rPr>
            </w:pPr>
          </w:p>
        </w:tc>
      </w:tr>
      <w:tr w:rsidR="00BA3934" w14:paraId="4D139554" w14:textId="77777777" w:rsidTr="00D95754">
        <w:trPr>
          <w:trHeight w:val="288"/>
        </w:trPr>
        <w:tc>
          <w:tcPr>
            <w:tcW w:w="2603" w:type="dxa"/>
          </w:tcPr>
          <w:p w14:paraId="763FCFBD" w14:textId="77777777" w:rsidR="00BA3934" w:rsidRPr="001F1FC4" w:rsidRDefault="00BA3934" w:rsidP="00D95754">
            <w:pPr>
              <w:rPr>
                <w:rFonts w:ascii="Times New Roman" w:hAnsi="Times New Roman" w:cs="Times New Roman"/>
                <w:b/>
                <w:sz w:val="21"/>
              </w:rPr>
            </w:pPr>
            <w:r w:rsidRPr="001F1FC4">
              <w:rPr>
                <w:rFonts w:ascii="Times New Roman" w:hAnsi="Times New Roman" w:cs="Times New Roman"/>
                <w:b/>
                <w:sz w:val="21"/>
              </w:rPr>
              <w:t>Data Modeling</w:t>
            </w:r>
          </w:p>
          <w:p w14:paraId="09117EAC"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1) Content-based modeling</w:t>
            </w:r>
          </w:p>
          <w:p w14:paraId="7F354D72"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1.1) Simple regression</w:t>
            </w:r>
          </w:p>
          <w:p w14:paraId="3AE8FAC3"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1.2) Regression with interactions</w:t>
            </w:r>
          </w:p>
          <w:p w14:paraId="16E8D77F"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1.2) Stepwise regression</w:t>
            </w:r>
          </w:p>
          <w:p w14:paraId="7D9FCFA4"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1.3) Decision Tree</w:t>
            </w:r>
          </w:p>
          <w:p w14:paraId="76EDC2BB"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1.4) Random Forest</w:t>
            </w:r>
          </w:p>
          <w:p w14:paraId="1A547F64" w14:textId="77777777" w:rsidR="00BA3934" w:rsidRDefault="00BA3934" w:rsidP="00D95754">
            <w:pPr>
              <w:rPr>
                <w:rFonts w:ascii="Times New Roman" w:hAnsi="Times New Roman" w:cs="Times New Roman"/>
                <w:i/>
                <w:sz w:val="21"/>
              </w:rPr>
            </w:pPr>
            <w:r w:rsidRPr="001F1FC4">
              <w:rPr>
                <w:rFonts w:ascii="Times New Roman" w:hAnsi="Times New Roman" w:cs="Times New Roman"/>
                <w:i/>
                <w:sz w:val="21"/>
              </w:rPr>
              <w:t>(to be finalized)</w:t>
            </w:r>
          </w:p>
          <w:p w14:paraId="36A7D1C1" w14:textId="77777777" w:rsidR="00BA3934" w:rsidRPr="001F1FC4" w:rsidRDefault="00BA3934" w:rsidP="00D95754">
            <w:pPr>
              <w:rPr>
                <w:rFonts w:ascii="Times New Roman" w:hAnsi="Times New Roman" w:cs="Times New Roman"/>
                <w:i/>
                <w:sz w:val="21"/>
              </w:rPr>
            </w:pPr>
          </w:p>
          <w:p w14:paraId="5F26BC51"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2) Collaborative modeling</w:t>
            </w:r>
          </w:p>
          <w:p w14:paraId="6C135C25" w14:textId="77777777" w:rsidR="00BA3934" w:rsidRPr="001F1FC4" w:rsidRDefault="00BA3934" w:rsidP="00D95754">
            <w:pPr>
              <w:rPr>
                <w:rFonts w:ascii="Times New Roman" w:hAnsi="Times New Roman" w:cs="Times New Roman"/>
                <w:b/>
                <w:sz w:val="21"/>
              </w:rPr>
            </w:pPr>
            <w:r w:rsidRPr="005D1A43">
              <w:rPr>
                <w:rFonts w:ascii="Times New Roman" w:hAnsi="Times New Roman" w:cs="Times New Roman"/>
                <w:sz w:val="21"/>
              </w:rPr>
              <w:lastRenderedPageBreak/>
              <w:t>2.1) Neighborhood collaborative filtering/ Similarity metrics method</w:t>
            </w:r>
          </w:p>
        </w:tc>
        <w:tc>
          <w:tcPr>
            <w:tcW w:w="1349" w:type="dxa"/>
          </w:tcPr>
          <w:p w14:paraId="3DC2E6C9" w14:textId="77777777" w:rsidR="00BA3934" w:rsidRDefault="00BA3934" w:rsidP="00D95754">
            <w:pPr>
              <w:rPr>
                <w:rFonts w:ascii="Times New Roman" w:hAnsi="Times New Roman" w:cs="Times New Roman"/>
                <w:sz w:val="21"/>
              </w:rPr>
            </w:pPr>
            <w:r w:rsidRPr="001F1FC4">
              <w:rPr>
                <w:rFonts w:ascii="Times New Roman" w:hAnsi="Times New Roman" w:cs="Times New Roman"/>
                <w:sz w:val="21"/>
              </w:rPr>
              <w:lastRenderedPageBreak/>
              <w:t>Feb 19</w:t>
            </w:r>
          </w:p>
          <w:p w14:paraId="791C83DC" w14:textId="77777777" w:rsidR="00BA3934" w:rsidRPr="001F1FC4" w:rsidRDefault="00BA3934" w:rsidP="00D95754">
            <w:pPr>
              <w:rPr>
                <w:rFonts w:ascii="Times New Roman" w:hAnsi="Times New Roman" w:cs="Times New Roman"/>
                <w:sz w:val="21"/>
              </w:rPr>
            </w:pPr>
            <w:r>
              <w:rPr>
                <w:rFonts w:ascii="Times New Roman" w:hAnsi="Times New Roman" w:cs="Times New Roman"/>
                <w:sz w:val="21"/>
              </w:rPr>
              <w:t>~Mar 12</w:t>
            </w:r>
          </w:p>
        </w:tc>
        <w:tc>
          <w:tcPr>
            <w:tcW w:w="1170" w:type="dxa"/>
          </w:tcPr>
          <w:p w14:paraId="55FB7CC4"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Python</w:t>
            </w:r>
          </w:p>
        </w:tc>
        <w:tc>
          <w:tcPr>
            <w:tcW w:w="2249" w:type="dxa"/>
          </w:tcPr>
          <w:p w14:paraId="2BEE5022"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1) Understand the model</w:t>
            </w:r>
          </w:p>
          <w:p w14:paraId="7084F586"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2) Multiple modelling techniques</w:t>
            </w:r>
          </w:p>
          <w:p w14:paraId="37CC1954"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3) Interpret the results</w:t>
            </w:r>
          </w:p>
        </w:tc>
        <w:tc>
          <w:tcPr>
            <w:tcW w:w="2614" w:type="dxa"/>
          </w:tcPr>
          <w:p w14:paraId="2BF48AE7"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1) Content-based modeling</w:t>
            </w:r>
          </w:p>
          <w:p w14:paraId="5F817C29"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1.1) Produce the optimal model</w:t>
            </w:r>
          </w:p>
          <w:p w14:paraId="05850C3C" w14:textId="77777777" w:rsidR="00BA3934" w:rsidRPr="001F1FC4" w:rsidRDefault="00BA3934" w:rsidP="00D95754">
            <w:pPr>
              <w:rPr>
                <w:rFonts w:ascii="Times New Roman" w:hAnsi="Times New Roman" w:cs="Times New Roman"/>
                <w:sz w:val="21"/>
              </w:rPr>
            </w:pPr>
          </w:p>
          <w:p w14:paraId="5C331D61"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2) Collaborative modeling</w:t>
            </w:r>
          </w:p>
          <w:p w14:paraId="2FFB0C4C"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2.1) Find the variable which has the least distance with the target variable</w:t>
            </w:r>
          </w:p>
        </w:tc>
      </w:tr>
      <w:tr w:rsidR="00BA3934" w14:paraId="1377B43D" w14:textId="77777777" w:rsidTr="00D95754">
        <w:trPr>
          <w:trHeight w:val="288"/>
        </w:trPr>
        <w:tc>
          <w:tcPr>
            <w:tcW w:w="2603" w:type="dxa"/>
          </w:tcPr>
          <w:p w14:paraId="03548991" w14:textId="77777777" w:rsidR="00BA3934" w:rsidRDefault="00BA3934" w:rsidP="00D95754">
            <w:pPr>
              <w:rPr>
                <w:rFonts w:ascii="Times New Roman" w:hAnsi="Times New Roman" w:cs="Times New Roman"/>
                <w:sz w:val="21"/>
              </w:rPr>
            </w:pPr>
            <w:r w:rsidRPr="005D1A43">
              <w:rPr>
                <w:rFonts w:ascii="Times New Roman" w:hAnsi="Times New Roman" w:cs="Times New Roman"/>
                <w:sz w:val="21"/>
              </w:rPr>
              <w:t xml:space="preserve">Model Evaluation </w:t>
            </w:r>
          </w:p>
          <w:p w14:paraId="5D2E2F2E"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and Conclusion</w:t>
            </w:r>
          </w:p>
        </w:tc>
        <w:tc>
          <w:tcPr>
            <w:tcW w:w="1349" w:type="dxa"/>
          </w:tcPr>
          <w:p w14:paraId="4FD4D7B2" w14:textId="77777777" w:rsidR="00BA3934" w:rsidRDefault="00BA3934" w:rsidP="00D95754">
            <w:pPr>
              <w:rPr>
                <w:rFonts w:ascii="Times New Roman" w:hAnsi="Times New Roman" w:cs="Times New Roman"/>
                <w:sz w:val="21"/>
              </w:rPr>
            </w:pPr>
            <w:r w:rsidRPr="001F1FC4">
              <w:rPr>
                <w:rFonts w:ascii="Times New Roman" w:hAnsi="Times New Roman" w:cs="Times New Roman"/>
                <w:sz w:val="21"/>
              </w:rPr>
              <w:t>Mar 13</w:t>
            </w:r>
          </w:p>
          <w:p w14:paraId="3363AC4B" w14:textId="77777777" w:rsidR="00BA3934" w:rsidRPr="001F1FC4" w:rsidRDefault="00BA3934" w:rsidP="00D95754">
            <w:pPr>
              <w:rPr>
                <w:rFonts w:ascii="Times New Roman" w:hAnsi="Times New Roman" w:cs="Times New Roman"/>
                <w:sz w:val="21"/>
              </w:rPr>
            </w:pPr>
            <w:r>
              <w:rPr>
                <w:rFonts w:ascii="Times New Roman" w:hAnsi="Times New Roman" w:cs="Times New Roman"/>
                <w:sz w:val="21"/>
              </w:rPr>
              <w:t>~Apr 1</w:t>
            </w:r>
          </w:p>
        </w:tc>
        <w:tc>
          <w:tcPr>
            <w:tcW w:w="1170" w:type="dxa"/>
          </w:tcPr>
          <w:p w14:paraId="11D590EA"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 xml:space="preserve">Word </w:t>
            </w:r>
          </w:p>
        </w:tc>
        <w:tc>
          <w:tcPr>
            <w:tcW w:w="2249" w:type="dxa"/>
          </w:tcPr>
          <w:p w14:paraId="4925286A"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1) Understand the models</w:t>
            </w:r>
          </w:p>
          <w:p w14:paraId="318C4852"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2) Ability to evaluate the performance of each model</w:t>
            </w:r>
          </w:p>
          <w:p w14:paraId="6DBF3526"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 xml:space="preserve">3) Ability to interpret the model </w:t>
            </w:r>
          </w:p>
        </w:tc>
        <w:tc>
          <w:tcPr>
            <w:tcW w:w="2614" w:type="dxa"/>
          </w:tcPr>
          <w:p w14:paraId="5B66D7F5"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Analysis and Conclusion</w:t>
            </w:r>
          </w:p>
        </w:tc>
      </w:tr>
      <w:tr w:rsidR="00BA3934" w14:paraId="529D6C1E" w14:textId="77777777" w:rsidTr="00D95754">
        <w:trPr>
          <w:trHeight w:val="288"/>
        </w:trPr>
        <w:tc>
          <w:tcPr>
            <w:tcW w:w="2603" w:type="dxa"/>
          </w:tcPr>
          <w:p w14:paraId="724A40A7" w14:textId="77777777" w:rsidR="00BA3934" w:rsidRDefault="00BA3934" w:rsidP="00D95754">
            <w:pPr>
              <w:rPr>
                <w:rFonts w:ascii="Times New Roman" w:hAnsi="Times New Roman" w:cs="Times New Roman"/>
                <w:sz w:val="21"/>
              </w:rPr>
            </w:pPr>
            <w:r w:rsidRPr="005D1A43">
              <w:rPr>
                <w:rFonts w:ascii="Times New Roman" w:hAnsi="Times New Roman" w:cs="Times New Roman"/>
                <w:sz w:val="21"/>
              </w:rPr>
              <w:t>Documentation</w:t>
            </w:r>
            <w:r>
              <w:rPr>
                <w:rFonts w:ascii="Times New Roman" w:hAnsi="Times New Roman" w:cs="Times New Roman"/>
                <w:sz w:val="21"/>
              </w:rPr>
              <w:t>,</w:t>
            </w:r>
          </w:p>
          <w:p w14:paraId="259F4539" w14:textId="77777777" w:rsidR="00BA3934" w:rsidRPr="005D1A43" w:rsidRDefault="00BA3934" w:rsidP="00D95754">
            <w:pPr>
              <w:rPr>
                <w:rFonts w:ascii="Times New Roman" w:hAnsi="Times New Roman" w:cs="Times New Roman"/>
                <w:sz w:val="21"/>
              </w:rPr>
            </w:pPr>
            <w:r w:rsidRPr="005D1A43">
              <w:rPr>
                <w:rFonts w:ascii="Times New Roman" w:hAnsi="Times New Roman" w:cs="Times New Roman"/>
                <w:sz w:val="21"/>
              </w:rPr>
              <w:t>Presentation Preparation and Wrap up</w:t>
            </w:r>
          </w:p>
        </w:tc>
        <w:tc>
          <w:tcPr>
            <w:tcW w:w="1349" w:type="dxa"/>
          </w:tcPr>
          <w:p w14:paraId="6A2F6D9A" w14:textId="77777777" w:rsidR="00BA3934" w:rsidRDefault="00BA3934" w:rsidP="00D95754">
            <w:pPr>
              <w:rPr>
                <w:rFonts w:ascii="Times New Roman" w:hAnsi="Times New Roman" w:cs="Times New Roman"/>
                <w:sz w:val="21"/>
              </w:rPr>
            </w:pPr>
            <w:r w:rsidRPr="001F1FC4">
              <w:rPr>
                <w:rFonts w:ascii="Times New Roman" w:hAnsi="Times New Roman" w:cs="Times New Roman"/>
                <w:sz w:val="21"/>
              </w:rPr>
              <w:t>Apr 2</w:t>
            </w:r>
          </w:p>
          <w:p w14:paraId="388C9B3E" w14:textId="77777777" w:rsidR="00BA3934" w:rsidRPr="001F1FC4" w:rsidRDefault="00BA3934" w:rsidP="00D95754">
            <w:pPr>
              <w:rPr>
                <w:rFonts w:ascii="Times New Roman" w:hAnsi="Times New Roman" w:cs="Times New Roman"/>
                <w:sz w:val="21"/>
              </w:rPr>
            </w:pPr>
            <w:r>
              <w:rPr>
                <w:rFonts w:ascii="Times New Roman" w:hAnsi="Times New Roman" w:cs="Times New Roman"/>
                <w:sz w:val="21"/>
              </w:rPr>
              <w:t>~Apr 7</w:t>
            </w:r>
          </w:p>
        </w:tc>
        <w:tc>
          <w:tcPr>
            <w:tcW w:w="1170" w:type="dxa"/>
          </w:tcPr>
          <w:p w14:paraId="052C5B64"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Word</w:t>
            </w:r>
          </w:p>
        </w:tc>
        <w:tc>
          <w:tcPr>
            <w:tcW w:w="2249" w:type="dxa"/>
          </w:tcPr>
          <w:p w14:paraId="11BAB1D8"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1) Technical skills</w:t>
            </w:r>
          </w:p>
          <w:p w14:paraId="42456CE2"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2) Writing skills</w:t>
            </w:r>
          </w:p>
          <w:p w14:paraId="7C6EE387"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3) Presentation skills</w:t>
            </w:r>
          </w:p>
        </w:tc>
        <w:tc>
          <w:tcPr>
            <w:tcW w:w="2614" w:type="dxa"/>
          </w:tcPr>
          <w:p w14:paraId="451BB28C" w14:textId="77777777" w:rsidR="00BA3934" w:rsidRPr="001F1FC4" w:rsidRDefault="00BA3934" w:rsidP="00D95754">
            <w:pPr>
              <w:rPr>
                <w:rFonts w:ascii="Times New Roman" w:hAnsi="Times New Roman" w:cs="Times New Roman"/>
                <w:sz w:val="21"/>
              </w:rPr>
            </w:pPr>
            <w:r w:rsidRPr="001F1FC4">
              <w:rPr>
                <w:rFonts w:ascii="Times New Roman" w:hAnsi="Times New Roman" w:cs="Times New Roman"/>
                <w:sz w:val="21"/>
              </w:rPr>
              <w:t>Report and</w:t>
            </w:r>
            <w:r>
              <w:rPr>
                <w:rFonts w:ascii="Times New Roman" w:hAnsi="Times New Roman" w:cs="Times New Roman"/>
                <w:sz w:val="21"/>
              </w:rPr>
              <w:t xml:space="preserve"> Slide</w:t>
            </w:r>
          </w:p>
        </w:tc>
      </w:tr>
    </w:tbl>
    <w:p w14:paraId="7C498AC5" w14:textId="77777777" w:rsidR="00BA3934" w:rsidRDefault="00BA3934" w:rsidP="00BA3934">
      <w:pPr>
        <w:rPr>
          <w:rFonts w:ascii="Times New Roman" w:hAnsi="Times New Roman" w:cs="Times New Roman"/>
          <w:b/>
        </w:rPr>
      </w:pPr>
    </w:p>
    <w:p w14:paraId="2C5D9989" w14:textId="77777777" w:rsidR="00BA3934" w:rsidRDefault="00BA3934" w:rsidP="00BA3934">
      <w:pPr>
        <w:rPr>
          <w:rFonts w:ascii="Times New Roman" w:hAnsi="Times New Roman" w:cs="Times New Roman"/>
          <w:b/>
        </w:rPr>
      </w:pPr>
    </w:p>
    <w:p w14:paraId="1DD7DAE3" w14:textId="77777777" w:rsidR="00BA3934" w:rsidRDefault="00BA3934" w:rsidP="00BA3934">
      <w:pPr>
        <w:rPr>
          <w:rFonts w:ascii="Times New Roman" w:hAnsi="Times New Roman" w:cs="Times New Roman"/>
          <w:b/>
        </w:rPr>
      </w:pPr>
      <w:r>
        <w:rPr>
          <w:rFonts w:ascii="Times New Roman" w:hAnsi="Times New Roman" w:cs="Times New Roman"/>
          <w:b/>
        </w:rPr>
        <w:t>Initial Assessment of Tools and Techniques</w:t>
      </w:r>
    </w:p>
    <w:p w14:paraId="7CF50031" w14:textId="77777777" w:rsidR="00BA3934" w:rsidRDefault="00BA3934" w:rsidP="00BA3934">
      <w:pPr>
        <w:rPr>
          <w:rFonts w:ascii="Times New Roman" w:hAnsi="Times New Roman" w:cs="Times New Roman"/>
          <w:b/>
        </w:rPr>
      </w:pPr>
    </w:p>
    <w:p w14:paraId="5E154DD0" w14:textId="77777777" w:rsidR="00BA3934" w:rsidRPr="000649D5" w:rsidRDefault="00BA3934" w:rsidP="00BA3934">
      <w:pPr>
        <w:rPr>
          <w:rFonts w:ascii="Times New Roman" w:hAnsi="Times New Roman" w:cs="Times New Roman"/>
        </w:rPr>
      </w:pPr>
      <w:r w:rsidRPr="000649D5">
        <w:rPr>
          <w:rFonts w:ascii="Times New Roman" w:hAnsi="Times New Roman" w:cs="Times New Roman"/>
        </w:rPr>
        <w:t>At this point,</w:t>
      </w:r>
      <w:r>
        <w:rPr>
          <w:rFonts w:ascii="Times New Roman" w:hAnsi="Times New Roman" w:cs="Times New Roman"/>
        </w:rPr>
        <w:t xml:space="preserve"> I think I have grasped a clear understanding of the tools and techniques that are needed for completing my project. However, this is just a high-level overview of my project and I haven’t put it down to earth yet. If there are any issues which may cause a change in the tools and resources needed, I will find an alternative way and ask for the professor’s approval first.</w:t>
      </w:r>
    </w:p>
    <w:p w14:paraId="725701B2" w14:textId="77777777" w:rsidR="00BA3934" w:rsidRDefault="00BA3934" w:rsidP="00BA3934">
      <w:pPr>
        <w:rPr>
          <w:rFonts w:ascii="Times New Roman" w:hAnsi="Times New Roman" w:cs="Times New Roman"/>
        </w:rPr>
      </w:pPr>
    </w:p>
    <w:p w14:paraId="0EE90167" w14:textId="25D65FE0" w:rsidR="00BA3934" w:rsidRPr="00E351BF" w:rsidDel="00C76573" w:rsidRDefault="00BA3934" w:rsidP="00BA3934">
      <w:pPr>
        <w:rPr>
          <w:del w:id="115" w:author="Lin, Madeline" w:date="2023-04-07T21:47:00Z"/>
          <w:rFonts w:ascii="Times New Roman" w:hAnsi="Times New Roman" w:cs="Times New Roman"/>
          <w:color w:val="70AD47" w:themeColor="accent6"/>
        </w:rPr>
      </w:pPr>
      <w:del w:id="116" w:author="Lin, Madeline" w:date="2023-04-07T21:47:00Z">
        <w:r w:rsidRPr="00E351BF" w:rsidDel="00C76573">
          <w:rPr>
            <w:rFonts w:ascii="Times New Roman" w:eastAsia="Times New Roman" w:hAnsi="Times New Roman" w:cs="Times New Roman"/>
            <w:color w:val="70AD47" w:themeColor="accent6"/>
          </w:rPr>
          <w:delText xml:space="preserve">According to Spotify news, </w:delText>
        </w:r>
        <w:r w:rsidRPr="00E351BF" w:rsidDel="00C76573">
          <w:rPr>
            <w:rFonts w:ascii="Times New Roman" w:eastAsia="Times New Roman" w:hAnsi="Times New Roman" w:cs="Times New Roman"/>
            <w:color w:val="70AD47" w:themeColor="accent6"/>
            <w:sz w:val="22"/>
            <w:szCs w:val="22"/>
          </w:rPr>
          <w:delText xml:space="preserve">discovery </w:delText>
        </w:r>
        <w:r w:rsidRPr="00E351BF" w:rsidDel="00C76573">
          <w:rPr>
            <w:rFonts w:ascii="Times New Roman" w:eastAsia="Times New Roman" w:hAnsi="Times New Roman" w:cs="Times New Roman"/>
            <w:color w:val="70AD47" w:themeColor="accent6"/>
          </w:rPr>
          <w:delText xml:space="preserve">(i.e. recommendation system) </w:delText>
        </w:r>
        <w:r w:rsidRPr="00E351BF" w:rsidDel="00C76573">
          <w:rPr>
            <w:rFonts w:ascii="Times New Roman" w:eastAsia="Times New Roman" w:hAnsi="Times New Roman" w:cs="Times New Roman"/>
            <w:color w:val="70AD47" w:themeColor="accent6"/>
            <w:sz w:val="22"/>
            <w:szCs w:val="22"/>
          </w:rPr>
          <w:delText xml:space="preserve">is a driving factor for </w:delText>
        </w:r>
        <w:r w:rsidRPr="00E351BF" w:rsidDel="00C76573">
          <w:rPr>
            <w:rFonts w:ascii="Times New Roman" w:eastAsia="Times New Roman" w:hAnsi="Times New Roman" w:cs="Times New Roman"/>
            <w:color w:val="70AD47" w:themeColor="accent6"/>
          </w:rPr>
          <w:delText xml:space="preserve">Spotify users to </w:delText>
        </w:r>
        <w:r w:rsidRPr="00E351BF" w:rsidDel="00C76573">
          <w:rPr>
            <w:rFonts w:ascii="Times New Roman" w:eastAsia="Times New Roman" w:hAnsi="Times New Roman" w:cs="Times New Roman"/>
            <w:color w:val="70AD47" w:themeColor="accent6"/>
            <w:sz w:val="22"/>
            <w:szCs w:val="22"/>
          </w:rPr>
          <w:delText>renew premium subscriptions.</w:delText>
        </w:r>
        <w:r w:rsidRPr="00E351BF" w:rsidDel="00C76573">
          <w:rPr>
            <w:rFonts w:ascii="Times New Roman" w:eastAsia="Times New Roman" w:hAnsi="Times New Roman" w:cs="Times New Roman"/>
            <w:color w:val="70AD47" w:themeColor="accent6"/>
          </w:rPr>
          <w:delText xml:space="preserve"> How powerful the recommendation system determine how much revenue Spotify will get.</w:delText>
        </w:r>
      </w:del>
    </w:p>
    <w:p w14:paraId="55BC31C2" w14:textId="4CE78A17" w:rsidR="00BA56A1" w:rsidRDefault="00BA56A1"/>
    <w:p w14:paraId="5EEE891D" w14:textId="37D7AF9B" w:rsidR="00BA3934" w:rsidRPr="004325E6" w:rsidRDefault="00BA3934" w:rsidP="004325E6">
      <w:pPr>
        <w:pStyle w:val="Heading1"/>
        <w:rPr>
          <w:rFonts w:ascii="Times New Roman" w:hAnsi="Times New Roman" w:cs="Times New Roman"/>
          <w:b/>
          <w:bCs/>
          <w:color w:val="5B9BD5" w:themeColor="accent5"/>
        </w:rPr>
      </w:pPr>
      <w:del w:id="117" w:author="Lin, Madeline" w:date="2023-04-07T21:47:00Z">
        <w:r w:rsidRPr="004325E6" w:rsidDel="00C76573">
          <w:rPr>
            <w:rFonts w:ascii="Times New Roman" w:hAnsi="Times New Roman" w:cs="Times New Roman"/>
            <w:b/>
            <w:bCs/>
            <w:color w:val="5B9BD5" w:themeColor="accent5"/>
            <w:sz w:val="24"/>
            <w:szCs w:val="24"/>
          </w:rPr>
          <w:delText xml:space="preserve">CS703 </w:delText>
        </w:r>
      </w:del>
      <w:r w:rsidRPr="004325E6">
        <w:rPr>
          <w:rFonts w:ascii="Times New Roman" w:hAnsi="Times New Roman" w:cs="Times New Roman"/>
          <w:b/>
          <w:bCs/>
          <w:color w:val="5B9BD5" w:themeColor="accent5"/>
          <w:sz w:val="24"/>
          <w:szCs w:val="24"/>
        </w:rPr>
        <w:t>2.0 Data Understanding</w:t>
      </w:r>
    </w:p>
    <w:p w14:paraId="000F13DA" w14:textId="33E7E3F0" w:rsidR="00BA3934" w:rsidRPr="004325E6" w:rsidDel="00C76573" w:rsidRDefault="00BA3934" w:rsidP="00BA3934">
      <w:pPr>
        <w:jc w:val="center"/>
        <w:rPr>
          <w:del w:id="118" w:author="Lin, Madeline" w:date="2023-04-07T21:47:00Z"/>
          <w:rFonts w:ascii="Times New Roman" w:eastAsia="Times New Roman" w:hAnsi="Times New Roman" w:cs="Times New Roman"/>
        </w:rPr>
      </w:pPr>
      <w:del w:id="119" w:author="Lin, Madeline" w:date="2023-04-07T21:47:00Z">
        <w:r w:rsidRPr="004325E6" w:rsidDel="00C76573">
          <w:rPr>
            <w:rFonts w:ascii="Times New Roman" w:eastAsia="Times New Roman" w:hAnsi="Times New Roman" w:cs="Times New Roman"/>
            <w:b/>
            <w:bCs/>
            <w:color w:val="000000"/>
          </w:rPr>
          <w:delText>                                         </w:delText>
        </w:r>
        <w:r w:rsidRPr="005E1059" w:rsidDel="00C76573">
          <w:rPr>
            <w:rFonts w:ascii="Times New Roman" w:eastAsia="Times New Roman" w:hAnsi="Times New Roman" w:cs="Times New Roman"/>
            <w:color w:val="000000"/>
          </w:rPr>
          <w:delText>Madeline Lin</w:delText>
        </w:r>
      </w:del>
    </w:p>
    <w:p w14:paraId="5D793E67" w14:textId="09E59853" w:rsidR="00BA3934" w:rsidRPr="004325E6" w:rsidDel="00C76573" w:rsidRDefault="00BA3934" w:rsidP="00BA3934">
      <w:pPr>
        <w:rPr>
          <w:del w:id="120" w:author="Lin, Madeline" w:date="2023-04-07T21:47:00Z"/>
          <w:rFonts w:ascii="Times New Roman" w:eastAsia="Times New Roman" w:hAnsi="Times New Roman" w:cs="Times New Roman"/>
        </w:rPr>
      </w:pPr>
      <w:del w:id="121" w:author="Lin, Madeline" w:date="2023-04-07T21:47:00Z">
        <w:r w:rsidRPr="004325E6" w:rsidDel="00C76573">
          <w:rPr>
            <w:rFonts w:ascii="Times New Roman" w:eastAsia="Times New Roman" w:hAnsi="Times New Roman" w:cs="Times New Roman"/>
            <w:b/>
            <w:bCs/>
            <w:color w:val="000000"/>
          </w:rPr>
          <w:delText> </w:delText>
        </w:r>
      </w:del>
    </w:p>
    <w:p w14:paraId="0F5BD5B5" w14:textId="2A910698" w:rsidR="00BA3934" w:rsidDel="004325E6" w:rsidRDefault="00BA3934" w:rsidP="004325E6">
      <w:pPr>
        <w:pStyle w:val="Heading2"/>
        <w:rPr>
          <w:del w:id="122" w:author="Lin, Madeline" w:date="2023-04-07T21:58:00Z"/>
          <w:rFonts w:ascii="Times New Roman" w:eastAsia="Times New Roman" w:hAnsi="Times New Roman" w:cs="Times New Roman"/>
          <w:b/>
          <w:bCs/>
          <w:color w:val="0070C0"/>
        </w:rPr>
      </w:pPr>
      <w:del w:id="123" w:author="Lin, Madeline" w:date="2023-04-07T21:58:00Z">
        <w:r w:rsidRPr="004325E6" w:rsidDel="004325E6">
          <w:rPr>
            <w:rFonts w:ascii="Times New Roman" w:eastAsia="Times New Roman" w:hAnsi="Times New Roman" w:cs="Times New Roman"/>
            <w:b/>
            <w:bCs/>
            <w:color w:val="0070C0"/>
          </w:rPr>
          <w:delText> </w:delText>
        </w:r>
      </w:del>
    </w:p>
    <w:p w14:paraId="18B6B0F0" w14:textId="77777777" w:rsidR="004325E6" w:rsidRPr="005E1059" w:rsidRDefault="004325E6">
      <w:pPr>
        <w:rPr>
          <w:ins w:id="124" w:author="Lin, Madeline" w:date="2023-04-07T21:58:00Z"/>
        </w:rPr>
      </w:pPr>
    </w:p>
    <w:p w14:paraId="51222B2A" w14:textId="77777777" w:rsidR="00BA3934" w:rsidRPr="004325E6" w:rsidRDefault="00BA3934" w:rsidP="004325E6">
      <w:pPr>
        <w:pStyle w:val="Heading2"/>
        <w:rPr>
          <w:rFonts w:ascii="Times New Roman" w:hAnsi="Times New Roman" w:cs="Times New Roman"/>
          <w:b/>
          <w:bCs/>
          <w:color w:val="70AD47" w:themeColor="accent6"/>
        </w:rPr>
      </w:pPr>
      <w:r w:rsidRPr="004325E6">
        <w:rPr>
          <w:rFonts w:ascii="Times New Roman" w:hAnsi="Times New Roman" w:cs="Times New Roman"/>
          <w:b/>
          <w:bCs/>
          <w:color w:val="70AD47" w:themeColor="accent6"/>
          <w:sz w:val="24"/>
          <w:szCs w:val="24"/>
        </w:rPr>
        <w:t>Task 2.1: Gathering Data </w:t>
      </w:r>
    </w:p>
    <w:p w14:paraId="26DEBCC1" w14:textId="77777777" w:rsidR="00BA3934" w:rsidDel="00C76573" w:rsidRDefault="00BA3934" w:rsidP="00BA3934">
      <w:pPr>
        <w:rPr>
          <w:del w:id="125" w:author="Lin, Madeline" w:date="2023-04-07T21:47:00Z"/>
          <w:rFonts w:ascii="Times New Roman" w:eastAsia="Times New Roman" w:hAnsi="Times New Roman" w:cs="Times New Roman"/>
          <w:b/>
          <w:bCs/>
          <w:color w:val="70AD47"/>
        </w:rPr>
      </w:pPr>
    </w:p>
    <w:p w14:paraId="49FC116D" w14:textId="51601B3E" w:rsidR="00BA3934" w:rsidRPr="00C61B13" w:rsidRDefault="00C76573" w:rsidP="00BA3934">
      <w:pPr>
        <w:rPr>
          <w:rFonts w:ascii="Times New Roman" w:eastAsia="Times New Roman" w:hAnsi="Times New Roman" w:cs="Times New Roman"/>
        </w:rPr>
      </w:pPr>
      <w:r>
        <w:rPr>
          <w:rFonts w:ascii="Times New Roman" w:eastAsia="Times New Roman" w:hAnsi="Times New Roman" w:cs="Times New Roman"/>
          <w:b/>
          <w:bCs/>
          <w:color w:val="70AD47"/>
        </w:rPr>
        <w:t>D</w:t>
      </w:r>
      <w:r w:rsidR="00BA3934" w:rsidRPr="00C61B13">
        <w:rPr>
          <w:rFonts w:ascii="Times New Roman" w:eastAsia="Times New Roman" w:hAnsi="Times New Roman" w:cs="Times New Roman"/>
          <w:b/>
          <w:bCs/>
          <w:color w:val="70AD47"/>
        </w:rPr>
        <w:t>eliverable: Data Collection Report </w:t>
      </w:r>
    </w:p>
    <w:p w14:paraId="66357037" w14:textId="77777777" w:rsidR="00BA3934" w:rsidRPr="00C61B13" w:rsidRDefault="00BA3934" w:rsidP="00BA3934">
      <w:pPr>
        <w:rPr>
          <w:rFonts w:ascii="Times New Roman" w:eastAsia="Times New Roman" w:hAnsi="Times New Roman" w:cs="Times New Roman"/>
        </w:rPr>
      </w:pPr>
    </w:p>
    <w:p w14:paraId="2B1EE438" w14:textId="77777777" w:rsidR="00BA3934" w:rsidRPr="00C61B13" w:rsidRDefault="00BA3934" w:rsidP="00BA3934">
      <w:pPr>
        <w:rPr>
          <w:rFonts w:ascii="Times New Roman" w:eastAsia="Times New Roman" w:hAnsi="Times New Roman" w:cs="Times New Roman"/>
        </w:rPr>
      </w:pPr>
      <w:r w:rsidRPr="00C61B13">
        <w:rPr>
          <w:rFonts w:ascii="Times New Roman" w:eastAsia="Times New Roman" w:hAnsi="Times New Roman" w:cs="Times New Roman"/>
          <w:color w:val="000000"/>
        </w:rPr>
        <w:t>There are three datasets that I will be using for this project. </w:t>
      </w:r>
    </w:p>
    <w:p w14:paraId="5B2603F2" w14:textId="77777777" w:rsidR="00BA3934" w:rsidRPr="00C61B13"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Individual Dataset</w:t>
      </w:r>
    </w:p>
    <w:p w14:paraId="5C723F51" w14:textId="77777777" w:rsidR="00BA3934" w:rsidRPr="00C61B13"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Global Weekly Top 100 Songs</w:t>
      </w:r>
    </w:p>
    <w:p w14:paraId="25F3EF8D" w14:textId="77777777" w:rsidR="00BA3934" w:rsidRPr="00C61B13"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Generalized Dataset</w:t>
      </w:r>
    </w:p>
    <w:p w14:paraId="1A39C7FF" w14:textId="77777777" w:rsidR="00BA3934" w:rsidRPr="00C61B13" w:rsidRDefault="00BA3934" w:rsidP="00BA3934">
      <w:pPr>
        <w:rPr>
          <w:rFonts w:ascii="Times New Roman" w:eastAsia="Times New Roman" w:hAnsi="Times New Roman" w:cs="Times New Roman"/>
        </w:rPr>
      </w:pPr>
    </w:p>
    <w:p w14:paraId="35BA37F6" w14:textId="77777777" w:rsidR="00BA3934" w:rsidRPr="00C61B13" w:rsidRDefault="00BA3934" w:rsidP="00BA3934">
      <w:pPr>
        <w:rPr>
          <w:rFonts w:ascii="Times New Roman" w:eastAsia="Times New Roman" w:hAnsi="Times New Roman" w:cs="Times New Roman"/>
        </w:rPr>
      </w:pPr>
      <w:r w:rsidRPr="00C61B13">
        <w:rPr>
          <w:rFonts w:ascii="Times New Roman" w:eastAsia="Times New Roman" w:hAnsi="Times New Roman" w:cs="Times New Roman"/>
          <w:color w:val="000000"/>
        </w:rPr>
        <w:t>I verified that I have acquired all the above three datasets, that I tested the data access process, and that the data exists. I loaded the data into Python and verified that the tools are compatible with the data.</w:t>
      </w:r>
    </w:p>
    <w:p w14:paraId="4401A64B" w14:textId="77777777" w:rsidR="00BA3934" w:rsidRPr="00C61B13" w:rsidRDefault="00BA3934" w:rsidP="00BA3934">
      <w:pPr>
        <w:rPr>
          <w:rFonts w:ascii="Times New Roman" w:eastAsia="Times New Roman" w:hAnsi="Times New Roman" w:cs="Times New Roman"/>
        </w:rPr>
      </w:pPr>
    </w:p>
    <w:p w14:paraId="0E55617E" w14:textId="77777777" w:rsidR="00BA3934" w:rsidRPr="00F60EBE" w:rsidRDefault="00BA3934" w:rsidP="00BA3934">
      <w:pPr>
        <w:rPr>
          <w:rFonts w:ascii="Times New Roman" w:eastAsia="Times New Roman" w:hAnsi="Times New Roman" w:cs="Times New Roman"/>
        </w:rPr>
      </w:pPr>
      <w:r w:rsidRPr="00C61B13">
        <w:rPr>
          <w:rFonts w:ascii="Times New Roman" w:eastAsia="Times New Roman" w:hAnsi="Times New Roman" w:cs="Times New Roman"/>
          <w:i/>
          <w:iCs/>
          <w:color w:val="000000"/>
        </w:rPr>
        <w:t>Outline Data Requirement</w:t>
      </w:r>
    </w:p>
    <w:p w14:paraId="7C89D4DE" w14:textId="77777777" w:rsidR="00BA3934" w:rsidRPr="00C61B13" w:rsidRDefault="00BA3934" w:rsidP="00BA3934">
      <w:pPr>
        <w:rPr>
          <w:rFonts w:ascii="Times New Roman" w:eastAsia="Times New Roman" w:hAnsi="Times New Roman" w:cs="Times New Roman"/>
        </w:rPr>
      </w:pPr>
    </w:p>
    <w:p w14:paraId="4EB84E65" w14:textId="77777777" w:rsidR="00BA3934" w:rsidRPr="00C61B13" w:rsidRDefault="00BA3934" w:rsidP="00BA3934">
      <w:pPr>
        <w:numPr>
          <w:ilvl w:val="0"/>
          <w:numId w:val="2"/>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Individual Dataset</w:t>
      </w:r>
    </w:p>
    <w:p w14:paraId="0FA45B60" w14:textId="77777777" w:rsidR="00BA3934" w:rsidRPr="00C61B13" w:rsidRDefault="00BA3934" w:rsidP="00BA3934">
      <w:pPr>
        <w:numPr>
          <w:ilvl w:val="1"/>
          <w:numId w:val="2"/>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From Spotify, simply go to your Account - Privacy Settings - Download Your Data. You will be able to request the dataset there. I requested the dataset on January 15th and received my Account Data on January 18</w:t>
      </w:r>
      <w:r w:rsidRPr="00E22527">
        <w:rPr>
          <w:rFonts w:ascii="Times New Roman" w:eastAsia="Times New Roman" w:hAnsi="Times New Roman" w:cs="Times New Roman"/>
          <w:color w:val="000000"/>
          <w:vertAlign w:val="superscript"/>
        </w:rPr>
        <w:t>th</w:t>
      </w:r>
      <w:r w:rsidRPr="00C61B13">
        <w:rPr>
          <w:rFonts w:ascii="Times New Roman" w:eastAsia="Times New Roman" w:hAnsi="Times New Roman" w:cs="Times New Roman"/>
          <w:color w:val="000000"/>
        </w:rPr>
        <w:t>. </w:t>
      </w:r>
    </w:p>
    <w:p w14:paraId="2F522DD2" w14:textId="77777777" w:rsidR="00BA3934" w:rsidRPr="00C61B13" w:rsidRDefault="00BA3934" w:rsidP="00BA3934">
      <w:pPr>
        <w:numPr>
          <w:ilvl w:val="1"/>
          <w:numId w:val="2"/>
        </w:numPr>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Pr="00C61B13">
        <w:rPr>
          <w:rFonts w:ascii="Times New Roman" w:eastAsia="Times New Roman" w:hAnsi="Times New Roman" w:cs="Times New Roman"/>
          <w:color w:val="000000"/>
        </w:rPr>
        <w:t>data mining goal is to predict the streaming time based on the audio features. </w:t>
      </w:r>
    </w:p>
    <w:p w14:paraId="7EB490C0" w14:textId="77777777" w:rsidR="00BA3934" w:rsidRPr="00C61B13" w:rsidRDefault="00BA3934" w:rsidP="00BA3934">
      <w:pPr>
        <w:numPr>
          <w:ilvl w:val="1"/>
          <w:numId w:val="2"/>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For Streaming History data, the time range is from January 16, 2022 to January 17, 2023. For Your Library data, the time range is up-to-date. </w:t>
      </w:r>
    </w:p>
    <w:p w14:paraId="7022102E" w14:textId="77777777" w:rsidR="00BA3934" w:rsidRPr="00C61B13" w:rsidRDefault="00BA3934" w:rsidP="00BA3934">
      <w:pPr>
        <w:numPr>
          <w:ilvl w:val="1"/>
          <w:numId w:val="2"/>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lastRenderedPageBreak/>
        <w:t>The original dataset from Spotify is in JSON format. I transformed into CSV. </w:t>
      </w:r>
      <w:r w:rsidRPr="00C61B13">
        <w:rPr>
          <w:rFonts w:ascii="Times New Roman" w:eastAsia="Times New Roman" w:hAnsi="Times New Roman" w:cs="Times New Roman"/>
        </w:rPr>
        <w:br/>
      </w:r>
    </w:p>
    <w:p w14:paraId="65D3AD6B" w14:textId="77777777" w:rsidR="00BA3934" w:rsidRPr="00C61B13" w:rsidRDefault="00BA3934" w:rsidP="00BA3934">
      <w:pPr>
        <w:numPr>
          <w:ilvl w:val="0"/>
          <w:numId w:val="3"/>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Global Weekly Top 100 Songs</w:t>
      </w:r>
    </w:p>
    <w:p w14:paraId="04B0D3B1" w14:textId="77777777" w:rsidR="00BA3934" w:rsidRPr="00C61B13" w:rsidRDefault="00BA3934" w:rsidP="00BA3934">
      <w:pPr>
        <w:numPr>
          <w:ilvl w:val="1"/>
          <w:numId w:val="3"/>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This dataset is retrieved from Spotify Charts</w:t>
      </w:r>
      <w:r>
        <w:rPr>
          <w:rStyle w:val="FootnoteReference"/>
          <w:rFonts w:ascii="Times New Roman" w:eastAsia="Times New Roman" w:hAnsi="Times New Roman" w:cs="Times New Roman"/>
          <w:color w:val="000000"/>
        </w:rPr>
        <w:footnoteReference w:id="1"/>
      </w:r>
      <w:r>
        <w:rPr>
          <w:rFonts w:ascii="Times New Roman" w:eastAsia="Times New Roman" w:hAnsi="Times New Roman" w:cs="Times New Roman"/>
          <w:color w:val="000000"/>
        </w:rPr>
        <w:t>.</w:t>
      </w:r>
    </w:p>
    <w:p w14:paraId="0EB5DD68" w14:textId="77777777" w:rsidR="00BA3934" w:rsidRPr="00C61B13" w:rsidRDefault="00BA3934" w:rsidP="00BA3934">
      <w:pPr>
        <w:numPr>
          <w:ilvl w:val="1"/>
          <w:numId w:val="3"/>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The data mining goal is to find the tracks with the top 20 predicted streaming time. Those 20 tracks are regarded as the potential songs I will like. I will listen to these and determine whether they really match my taste.</w:t>
      </w:r>
    </w:p>
    <w:p w14:paraId="71FBA9C8" w14:textId="77777777" w:rsidR="00BA3934" w:rsidRPr="00C61B13" w:rsidRDefault="00BA3934" w:rsidP="00BA3934">
      <w:pPr>
        <w:numPr>
          <w:ilvl w:val="1"/>
          <w:numId w:val="3"/>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Spotify updates the weekly top songs each Thursday. Thus, I downloaded the dataset of Week of January 12 (i.e. from January 6 to January 12)</w:t>
      </w:r>
      <w:r>
        <w:rPr>
          <w:rFonts w:ascii="Times New Roman" w:eastAsia="Times New Roman" w:hAnsi="Times New Roman" w:cs="Times New Roman"/>
          <w:color w:val="000000"/>
        </w:rPr>
        <w:t xml:space="preserve"> (</w:t>
      </w:r>
      <w:hyperlink r:id="rId9" w:history="1">
        <w:r w:rsidRPr="00D343A9">
          <w:rPr>
            <w:rStyle w:val="Hyperlink"/>
            <w:rFonts w:ascii="Times New Roman" w:eastAsia="Times New Roman" w:hAnsi="Times New Roman" w:cs="Times New Roman"/>
            <w:color w:val="4472C4" w:themeColor="accent1"/>
          </w:rPr>
          <w:t>link</w:t>
        </w:r>
      </w:hyperlink>
      <w:r>
        <w:rPr>
          <w:rFonts w:ascii="Times New Roman" w:eastAsia="Times New Roman" w:hAnsi="Times New Roman" w:cs="Times New Roman"/>
          <w:color w:val="000000"/>
        </w:rPr>
        <w:t>)</w:t>
      </w:r>
      <w:r w:rsidRPr="00C61B13">
        <w:rPr>
          <w:rFonts w:ascii="Times New Roman" w:eastAsia="Times New Roman" w:hAnsi="Times New Roman" w:cs="Times New Roman"/>
          <w:color w:val="000000"/>
        </w:rPr>
        <w:t>.</w:t>
      </w:r>
    </w:p>
    <w:p w14:paraId="5EAD570A" w14:textId="77777777" w:rsidR="00BA3934" w:rsidRPr="00C61B13" w:rsidRDefault="00BA3934" w:rsidP="00BA3934">
      <w:pPr>
        <w:numPr>
          <w:ilvl w:val="1"/>
          <w:numId w:val="3"/>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The format is in CSV.</w:t>
      </w:r>
    </w:p>
    <w:p w14:paraId="3AF0FE5D" w14:textId="77777777" w:rsidR="00BA3934" w:rsidRPr="00C61B13" w:rsidRDefault="00BA3934" w:rsidP="00BA3934">
      <w:pPr>
        <w:numPr>
          <w:ilvl w:val="0"/>
          <w:numId w:val="4"/>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Generalized Dataset</w:t>
      </w:r>
    </w:p>
    <w:p w14:paraId="4A5B068F" w14:textId="77777777" w:rsidR="00BA3934" w:rsidRPr="00C61B13" w:rsidRDefault="00BA3934" w:rsidP="00BA3934">
      <w:pPr>
        <w:numPr>
          <w:ilvl w:val="1"/>
          <w:numId w:val="4"/>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This dataset is retrieved from Kaggle (</w:t>
      </w:r>
      <w:hyperlink r:id="rId10" w:history="1">
        <w:r w:rsidRPr="00D343A9">
          <w:rPr>
            <w:rStyle w:val="Hyperlink"/>
            <w:rFonts w:ascii="Times New Roman" w:eastAsia="Times New Roman" w:hAnsi="Times New Roman" w:cs="Times New Roman"/>
            <w:color w:val="4472C4" w:themeColor="accent1"/>
          </w:rPr>
          <w:t>link</w:t>
        </w:r>
      </w:hyperlink>
      <w:r w:rsidRPr="00C61B13">
        <w:rPr>
          <w:rFonts w:ascii="Times New Roman" w:eastAsia="Times New Roman" w:hAnsi="Times New Roman" w:cs="Times New Roman"/>
          <w:color w:val="000000"/>
        </w:rPr>
        <w:t xml:space="preserve">). </w:t>
      </w:r>
    </w:p>
    <w:p w14:paraId="21176E73" w14:textId="77777777" w:rsidR="00BA3934" w:rsidRPr="00C61B13" w:rsidRDefault="00BA3934" w:rsidP="00BA3934">
      <w:pPr>
        <w:numPr>
          <w:ilvl w:val="1"/>
          <w:numId w:val="4"/>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The data mining goal is to use the collaborative filtering method to find the song which has the closest audio features with the target song we’ve liked in our library.  </w:t>
      </w:r>
    </w:p>
    <w:p w14:paraId="1AF4E4BB" w14:textId="77777777" w:rsidR="00BA3934" w:rsidRPr="00C61B13" w:rsidRDefault="00BA3934" w:rsidP="00BA3934">
      <w:pPr>
        <w:numPr>
          <w:ilvl w:val="1"/>
          <w:numId w:val="4"/>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The format is in CSV.</w:t>
      </w:r>
    </w:p>
    <w:p w14:paraId="3FF7A131" w14:textId="77777777" w:rsidR="00BA3934" w:rsidRPr="00C61B13" w:rsidRDefault="00BA3934" w:rsidP="00BA3934">
      <w:pPr>
        <w:rPr>
          <w:rFonts w:ascii="Times New Roman" w:eastAsia="Times New Roman" w:hAnsi="Times New Roman" w:cs="Times New Roman"/>
        </w:rPr>
      </w:pPr>
    </w:p>
    <w:p w14:paraId="19EFA4AD" w14:textId="77777777" w:rsidR="00BA3934" w:rsidRPr="00C61B13" w:rsidRDefault="00BA3934" w:rsidP="00BA3934">
      <w:pPr>
        <w:rPr>
          <w:rFonts w:ascii="Times New Roman" w:eastAsia="Times New Roman" w:hAnsi="Times New Roman" w:cs="Times New Roman"/>
        </w:rPr>
      </w:pPr>
      <w:r w:rsidRPr="00C61B13">
        <w:rPr>
          <w:rFonts w:ascii="Times New Roman" w:eastAsia="Times New Roman" w:hAnsi="Times New Roman" w:cs="Times New Roman"/>
          <w:i/>
          <w:iCs/>
          <w:color w:val="000000"/>
        </w:rPr>
        <w:t>Verify Data Availability</w:t>
      </w:r>
    </w:p>
    <w:p w14:paraId="198D4C74" w14:textId="77777777" w:rsidR="00BA3934" w:rsidRPr="00C61B13" w:rsidRDefault="00BA3934" w:rsidP="00BA3934">
      <w:pPr>
        <w:rPr>
          <w:rFonts w:ascii="Times New Roman" w:eastAsia="Times New Roman" w:hAnsi="Times New Roman" w:cs="Times New Roman"/>
        </w:rPr>
      </w:pPr>
      <w:r w:rsidRPr="00C61B13">
        <w:rPr>
          <w:rFonts w:ascii="Times New Roman" w:eastAsia="Times New Roman" w:hAnsi="Times New Roman" w:cs="Times New Roman"/>
          <w:color w:val="000000"/>
        </w:rPr>
        <w:t xml:space="preserve">I confirmed that the required data exist, and that </w:t>
      </w:r>
      <w:r>
        <w:rPr>
          <w:rFonts w:ascii="Times New Roman" w:eastAsia="Times New Roman" w:hAnsi="Times New Roman" w:cs="Times New Roman"/>
          <w:color w:val="000000"/>
        </w:rPr>
        <w:t>they are a</w:t>
      </w:r>
      <w:r w:rsidRPr="00C61B13">
        <w:rPr>
          <w:rFonts w:ascii="Times New Roman" w:eastAsia="Times New Roman" w:hAnsi="Times New Roman" w:cs="Times New Roman"/>
          <w:color w:val="000000"/>
        </w:rPr>
        <w:t>vailable to be used.</w:t>
      </w:r>
    </w:p>
    <w:p w14:paraId="5CBABC2E" w14:textId="77777777" w:rsidR="00BA3934" w:rsidRPr="00C61B13" w:rsidRDefault="00BA3934" w:rsidP="00BA3934">
      <w:pPr>
        <w:rPr>
          <w:rFonts w:ascii="Times New Roman" w:eastAsia="Times New Roman" w:hAnsi="Times New Roman" w:cs="Times New Roman"/>
        </w:rPr>
      </w:pPr>
    </w:p>
    <w:p w14:paraId="02D219D7" w14:textId="77777777" w:rsidR="00BA3934" w:rsidRPr="00C61B13" w:rsidRDefault="00BA3934" w:rsidP="00BA3934">
      <w:pPr>
        <w:rPr>
          <w:rFonts w:ascii="Times New Roman" w:eastAsia="Times New Roman" w:hAnsi="Times New Roman" w:cs="Times New Roman"/>
        </w:rPr>
      </w:pPr>
      <w:r w:rsidRPr="00C61B13">
        <w:rPr>
          <w:rFonts w:ascii="Times New Roman" w:eastAsia="Times New Roman" w:hAnsi="Times New Roman" w:cs="Times New Roman"/>
          <w:i/>
          <w:iCs/>
          <w:color w:val="000000"/>
        </w:rPr>
        <w:t>Define Selection Criteria</w:t>
      </w:r>
    </w:p>
    <w:p w14:paraId="5135FA83" w14:textId="77777777" w:rsidR="00BA3934" w:rsidRPr="00C61B13" w:rsidRDefault="00BA3934" w:rsidP="00BA3934">
      <w:pPr>
        <w:numPr>
          <w:ilvl w:val="0"/>
          <w:numId w:val="5"/>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Individual Dataset: The original dataset received from Spotify is a personal dataset including information about user account, identity, payment, search queries, playlist, streaming history and library. For my project, I selected the relevant data, which are Streaming History and Your Library.</w:t>
      </w:r>
    </w:p>
    <w:p w14:paraId="1ED85048" w14:textId="77777777" w:rsidR="00BA3934" w:rsidRPr="00C61B13" w:rsidRDefault="00BA3934" w:rsidP="00BA3934">
      <w:pPr>
        <w:numPr>
          <w:ilvl w:val="0"/>
          <w:numId w:val="5"/>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 xml:space="preserve">Global Weekly Top 100 Songs: This dataset pulled from Spotify Charts is a dataset including information of rank, </w:t>
      </w:r>
      <w:proofErr w:type="spellStart"/>
      <w:r>
        <w:rPr>
          <w:rFonts w:ascii="Times New Roman" w:eastAsia="Times New Roman" w:hAnsi="Times New Roman" w:cs="Times New Roman"/>
          <w:color w:val="000000"/>
        </w:rPr>
        <w:t>uri</w:t>
      </w:r>
      <w:proofErr w:type="spellEnd"/>
      <w:r w:rsidRPr="00C61B13">
        <w:rPr>
          <w:rFonts w:ascii="Times New Roman" w:eastAsia="Times New Roman" w:hAnsi="Times New Roman" w:cs="Times New Roman"/>
          <w:color w:val="000000"/>
        </w:rPr>
        <w:t>, artist, track, source, etc. of the global top 100 songs.</w:t>
      </w:r>
    </w:p>
    <w:p w14:paraId="6B8C98B8" w14:textId="2F834C16" w:rsidR="00BA3934" w:rsidRPr="00C61B13" w:rsidRDefault="00BA3934" w:rsidP="00BA3934">
      <w:pPr>
        <w:numPr>
          <w:ilvl w:val="0"/>
          <w:numId w:val="5"/>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Generalized Dataset: This dataset pulled from Kaggle is a dataset including the i</w:t>
      </w:r>
      <w:ins w:id="126" w:author="Lin, Madeline" w:date="2023-04-07T22:34:00Z">
        <w:r w:rsidR="003F7302">
          <w:rPr>
            <w:rFonts w:ascii="Times New Roman" w:eastAsia="Times New Roman" w:hAnsi="Times New Roman" w:cs="Times New Roman"/>
            <w:color w:val="000000"/>
          </w:rPr>
          <w:t>n</w:t>
        </w:r>
      </w:ins>
      <w:del w:id="127" w:author="Lin, Madeline" w:date="2023-04-07T22:34:00Z">
        <w:r w:rsidRPr="00C61B13" w:rsidDel="003F7302">
          <w:rPr>
            <w:rFonts w:ascii="Times New Roman" w:eastAsia="Times New Roman" w:hAnsi="Times New Roman" w:cs="Times New Roman"/>
            <w:color w:val="000000"/>
          </w:rPr>
          <w:delText>n</w:delText>
        </w:r>
        <w:r w:rsidRPr="00C61B13" w:rsidDel="003F7302">
          <w:rPr>
            <w:rFonts w:ascii="Times New Roman" w:eastAsia="Times New Roman" w:hAnsi="Times New Roman" w:cs="Times New Roman"/>
            <w:color w:val="000000"/>
          </w:rPr>
          <w:tab/>
        </w:r>
      </w:del>
      <w:r w:rsidRPr="00C61B13">
        <w:rPr>
          <w:rFonts w:ascii="Times New Roman" w:eastAsia="Times New Roman" w:hAnsi="Times New Roman" w:cs="Times New Roman"/>
          <w:color w:val="000000"/>
        </w:rPr>
        <w:t xml:space="preserve">formation of audio features, artist, name, </w:t>
      </w:r>
      <w:proofErr w:type="spellStart"/>
      <w:r>
        <w:rPr>
          <w:rFonts w:ascii="Times New Roman" w:eastAsia="Times New Roman" w:hAnsi="Times New Roman" w:cs="Times New Roman"/>
          <w:color w:val="000000"/>
        </w:rPr>
        <w:t>uri</w:t>
      </w:r>
      <w:proofErr w:type="spellEnd"/>
      <w:r w:rsidRPr="00C61B13">
        <w:rPr>
          <w:rFonts w:ascii="Times New Roman" w:eastAsia="Times New Roman" w:hAnsi="Times New Roman" w:cs="Times New Roman"/>
          <w:color w:val="000000"/>
        </w:rPr>
        <w:t>, popularity of all tracks on Spotify from 1920 to 2020.</w:t>
      </w:r>
    </w:p>
    <w:p w14:paraId="0BCBBE63" w14:textId="25DF557A" w:rsidR="00BA3934" w:rsidRDefault="00BA3934" w:rsidP="00BA3934">
      <w:pPr>
        <w:rPr>
          <w:ins w:id="128" w:author="Lin, Madeline" w:date="2023-04-07T22:34:00Z"/>
          <w:rFonts w:ascii="Times New Roman" w:eastAsia="Times New Roman" w:hAnsi="Times New Roman" w:cs="Times New Roman"/>
          <w:b/>
          <w:bCs/>
          <w:color w:val="000000"/>
        </w:rPr>
      </w:pPr>
      <w:r w:rsidRPr="00C61B13">
        <w:rPr>
          <w:rFonts w:ascii="Times New Roman" w:eastAsia="Times New Roman" w:hAnsi="Times New Roman" w:cs="Times New Roman"/>
          <w:b/>
          <w:bCs/>
          <w:color w:val="000000"/>
        </w:rPr>
        <w:t> </w:t>
      </w:r>
    </w:p>
    <w:p w14:paraId="03DEFA8C" w14:textId="77777777" w:rsidR="003F7302" w:rsidRPr="00C61B13" w:rsidRDefault="003F7302" w:rsidP="00BA3934">
      <w:pPr>
        <w:rPr>
          <w:rFonts w:ascii="Times New Roman" w:eastAsia="Times New Roman" w:hAnsi="Times New Roman" w:cs="Times New Roman"/>
        </w:rPr>
      </w:pPr>
    </w:p>
    <w:p w14:paraId="2253930A" w14:textId="77777777" w:rsidR="00BA3934" w:rsidDel="00C20172" w:rsidRDefault="00BA3934" w:rsidP="00BA3934">
      <w:pPr>
        <w:rPr>
          <w:del w:id="129" w:author="Lin, Madeline" w:date="2023-04-07T22:09:00Z"/>
          <w:rFonts w:ascii="Times New Roman" w:eastAsia="Times New Roman" w:hAnsi="Times New Roman" w:cs="Times New Roman"/>
          <w:b/>
          <w:bCs/>
          <w:color w:val="70AD47"/>
        </w:rPr>
      </w:pPr>
    </w:p>
    <w:p w14:paraId="7B3CAD83" w14:textId="41BA9D95" w:rsidR="00BA3934" w:rsidDel="00C20172" w:rsidRDefault="00BA3934" w:rsidP="00BA3934">
      <w:pPr>
        <w:rPr>
          <w:del w:id="130" w:author="Lin, Madeline" w:date="2023-04-07T21:48:00Z"/>
          <w:rFonts w:ascii="Times New Roman" w:hAnsi="Times New Roman" w:cs="Times New Roman"/>
          <w:b/>
          <w:bCs/>
          <w:color w:val="70AD47" w:themeColor="accent6"/>
        </w:rPr>
      </w:pPr>
      <w:del w:id="131" w:author="Lin, Madeline" w:date="2023-04-07T22:00:00Z">
        <w:r w:rsidRPr="00AA6A00" w:rsidDel="004325E6">
          <w:rPr>
            <w:rFonts w:ascii="Times New Roman" w:eastAsiaTheme="majorEastAsia" w:hAnsi="Times New Roman" w:cs="Times New Roman"/>
            <w:b/>
            <w:bCs/>
            <w:color w:val="70AD47" w:themeColor="accent6"/>
          </w:rPr>
          <w:delText>Task 2.2: Describing Data</w:delText>
        </w:r>
      </w:del>
      <w:del w:id="132" w:author="Lin, Madeline" w:date="2023-04-07T21:59:00Z">
        <w:r w:rsidRPr="00AA6A00" w:rsidDel="004325E6">
          <w:rPr>
            <w:rFonts w:ascii="Times New Roman" w:eastAsiaTheme="majorEastAsia" w:hAnsi="Times New Roman" w:cs="Times New Roman"/>
            <w:b/>
            <w:bCs/>
            <w:color w:val="70AD47" w:themeColor="accent6"/>
          </w:rPr>
          <w:delText> </w:delText>
        </w:r>
      </w:del>
    </w:p>
    <w:p w14:paraId="61D97459" w14:textId="3ACCDE21" w:rsidR="00BA3934" w:rsidDel="00C76573" w:rsidRDefault="00BA3934" w:rsidP="00FF7A5B">
      <w:pPr>
        <w:pStyle w:val="Heading2"/>
        <w:rPr>
          <w:del w:id="133" w:author="Lin, Madeline" w:date="2023-04-07T21:49:00Z"/>
          <w:rFonts w:eastAsia="Times New Roman"/>
          <w:color w:val="70AD47"/>
        </w:rPr>
      </w:pPr>
    </w:p>
    <w:p w14:paraId="1A4AE857" w14:textId="34C4F1E1" w:rsidR="00C20172" w:rsidRPr="00645B8D" w:rsidRDefault="00BA3934" w:rsidP="00C20172">
      <w:pPr>
        <w:pStyle w:val="Heading2"/>
        <w:rPr>
          <w:ins w:id="134" w:author="Lin, Madeline" w:date="2023-04-07T22:08:00Z"/>
          <w:rFonts w:ascii="Times New Roman" w:hAnsi="Times New Roman" w:cs="Times New Roman"/>
          <w:b/>
          <w:bCs/>
          <w:color w:val="70AD47" w:themeColor="accent6"/>
          <w:sz w:val="24"/>
          <w:szCs w:val="24"/>
        </w:rPr>
      </w:pPr>
      <w:del w:id="135" w:author="Lin, Madeline" w:date="2023-04-07T22:09:00Z">
        <w:r w:rsidRPr="00C61B13" w:rsidDel="00C20172">
          <w:rPr>
            <w:rFonts w:ascii="Times New Roman" w:eastAsia="Times New Roman" w:hAnsi="Times New Roman" w:cs="Times New Roman"/>
            <w:b/>
            <w:bCs/>
            <w:color w:val="70AD47"/>
          </w:rPr>
          <w:delText>Deliverable: Data Description Report </w:delText>
        </w:r>
      </w:del>
      <w:ins w:id="136" w:author="Lin, Madeline" w:date="2023-04-07T22:08:00Z">
        <w:r w:rsidR="00C20172" w:rsidRPr="00645B8D">
          <w:rPr>
            <w:rFonts w:ascii="Times New Roman" w:hAnsi="Times New Roman" w:cs="Times New Roman"/>
            <w:b/>
            <w:bCs/>
            <w:color w:val="70AD47" w:themeColor="accent6"/>
            <w:sz w:val="24"/>
            <w:szCs w:val="24"/>
          </w:rPr>
          <w:t>Task 2.</w:t>
        </w:r>
        <w:r w:rsidR="00C20172">
          <w:rPr>
            <w:rFonts w:ascii="Times New Roman" w:hAnsi="Times New Roman" w:cs="Times New Roman"/>
            <w:b/>
            <w:bCs/>
            <w:color w:val="70AD47" w:themeColor="accent6"/>
            <w:sz w:val="24"/>
            <w:szCs w:val="24"/>
          </w:rPr>
          <w:t>2</w:t>
        </w:r>
        <w:r w:rsidR="00C20172" w:rsidRPr="00645B8D">
          <w:rPr>
            <w:rFonts w:ascii="Times New Roman" w:hAnsi="Times New Roman" w:cs="Times New Roman"/>
            <w:b/>
            <w:bCs/>
            <w:color w:val="70AD47" w:themeColor="accent6"/>
            <w:sz w:val="24"/>
            <w:szCs w:val="24"/>
          </w:rPr>
          <w:t xml:space="preserve">: </w:t>
        </w:r>
        <w:r w:rsidR="00C20172">
          <w:rPr>
            <w:rFonts w:ascii="Times New Roman" w:hAnsi="Times New Roman" w:cs="Times New Roman"/>
            <w:b/>
            <w:bCs/>
            <w:color w:val="70AD47" w:themeColor="accent6"/>
            <w:sz w:val="24"/>
            <w:szCs w:val="24"/>
          </w:rPr>
          <w:t>De</w:t>
        </w:r>
      </w:ins>
      <w:ins w:id="137" w:author="Lin, Madeline" w:date="2023-04-07T22:09:00Z">
        <w:r w:rsidR="00C20172">
          <w:rPr>
            <w:rFonts w:ascii="Times New Roman" w:hAnsi="Times New Roman" w:cs="Times New Roman"/>
            <w:b/>
            <w:bCs/>
            <w:color w:val="70AD47" w:themeColor="accent6"/>
            <w:sz w:val="24"/>
            <w:szCs w:val="24"/>
          </w:rPr>
          <w:t>scribing Data</w:t>
        </w:r>
      </w:ins>
      <w:ins w:id="138" w:author="Lin, Madeline" w:date="2023-04-07T22:08:00Z">
        <w:r w:rsidR="00C20172" w:rsidRPr="00645B8D">
          <w:rPr>
            <w:rFonts w:ascii="Times New Roman" w:hAnsi="Times New Roman" w:cs="Times New Roman"/>
            <w:b/>
            <w:bCs/>
            <w:color w:val="70AD47" w:themeColor="accent6"/>
            <w:sz w:val="24"/>
            <w:szCs w:val="24"/>
          </w:rPr>
          <w:t> </w:t>
        </w:r>
      </w:ins>
    </w:p>
    <w:p w14:paraId="7044CBCA" w14:textId="1CC70D58" w:rsidR="00C20172" w:rsidRPr="00C61B13" w:rsidRDefault="00C20172" w:rsidP="00BA3934">
      <w:pPr>
        <w:rPr>
          <w:rFonts w:ascii="Times New Roman" w:eastAsia="Times New Roman" w:hAnsi="Times New Roman" w:cs="Times New Roman"/>
        </w:rPr>
      </w:pPr>
      <w:ins w:id="139" w:author="Lin, Madeline" w:date="2023-04-07T22:08:00Z">
        <w:r w:rsidRPr="00C61B13">
          <w:rPr>
            <w:rFonts w:ascii="Times New Roman" w:eastAsia="Times New Roman" w:hAnsi="Times New Roman" w:cs="Times New Roman"/>
            <w:b/>
            <w:bCs/>
            <w:color w:val="70AD47"/>
          </w:rPr>
          <w:t>Deliverable: Data</w:t>
        </w:r>
      </w:ins>
      <w:ins w:id="140" w:author="Lin, Madeline" w:date="2023-04-07T22:09:00Z">
        <w:r>
          <w:rPr>
            <w:rFonts w:ascii="Times New Roman" w:eastAsia="Times New Roman" w:hAnsi="Times New Roman" w:cs="Times New Roman"/>
            <w:b/>
            <w:bCs/>
            <w:color w:val="70AD47"/>
          </w:rPr>
          <w:t xml:space="preserve"> Description</w:t>
        </w:r>
      </w:ins>
      <w:ins w:id="141" w:author="Lin, Madeline" w:date="2023-04-07T22:08:00Z">
        <w:r>
          <w:rPr>
            <w:rFonts w:ascii="Times New Roman" w:eastAsia="Times New Roman" w:hAnsi="Times New Roman" w:cs="Times New Roman"/>
            <w:b/>
            <w:bCs/>
            <w:color w:val="70AD47"/>
          </w:rPr>
          <w:t xml:space="preserve"> Report</w:t>
        </w:r>
        <w:r w:rsidRPr="00C61B13">
          <w:rPr>
            <w:rFonts w:ascii="Times New Roman" w:eastAsia="Times New Roman" w:hAnsi="Times New Roman" w:cs="Times New Roman"/>
            <w:b/>
            <w:bCs/>
            <w:color w:val="70AD47"/>
          </w:rPr>
          <w:t> </w:t>
        </w:r>
      </w:ins>
    </w:p>
    <w:p w14:paraId="420E2289" w14:textId="77777777" w:rsidR="00BA3934" w:rsidRPr="00C61B13" w:rsidRDefault="00BA3934" w:rsidP="00BA3934">
      <w:pPr>
        <w:rPr>
          <w:rFonts w:ascii="Times New Roman" w:eastAsia="Times New Roman" w:hAnsi="Times New Roman" w:cs="Times New Roman"/>
        </w:rPr>
      </w:pPr>
    </w:p>
    <w:tbl>
      <w:tblPr>
        <w:tblStyle w:val="GridTable4-Accent6"/>
        <w:tblW w:w="9445" w:type="dxa"/>
        <w:tblLook w:val="04A0" w:firstRow="1" w:lastRow="0" w:firstColumn="1" w:lastColumn="0" w:noHBand="0" w:noVBand="1"/>
      </w:tblPr>
      <w:tblGrid>
        <w:gridCol w:w="2391"/>
        <w:gridCol w:w="1139"/>
        <w:gridCol w:w="83"/>
        <w:gridCol w:w="962"/>
        <w:gridCol w:w="2948"/>
        <w:gridCol w:w="1922"/>
      </w:tblGrid>
      <w:tr w:rsidR="00BA3934" w:rsidRPr="00F60EBE" w14:paraId="29FC8DD4" w14:textId="77777777" w:rsidTr="00D9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vMerge w:val="restart"/>
            <w:tcBorders>
              <w:right w:val="single" w:sz="4" w:space="0" w:color="70AD47" w:themeColor="accent6"/>
            </w:tcBorders>
          </w:tcPr>
          <w:p w14:paraId="334FB205" w14:textId="77777777" w:rsidR="00BA3934" w:rsidRPr="005E1059" w:rsidRDefault="00BA3934" w:rsidP="00D95754">
            <w:pPr>
              <w:rPr>
                <w:rFonts w:ascii="Times New Roman" w:eastAsia="Times New Roman" w:hAnsi="Times New Roman" w:cs="Times New Roman"/>
                <w:color w:val="000000"/>
                <w:sz w:val="22"/>
                <w:szCs w:val="22"/>
              </w:rPr>
            </w:pPr>
          </w:p>
        </w:tc>
        <w:tc>
          <w:tcPr>
            <w:tcW w:w="2074" w:type="dxa"/>
            <w:gridSpan w:val="3"/>
            <w:tcBorders>
              <w:left w:val="single" w:sz="4" w:space="0" w:color="70AD47" w:themeColor="accent6"/>
              <w:right w:val="single" w:sz="4" w:space="0" w:color="70AD47" w:themeColor="accent6"/>
            </w:tcBorders>
          </w:tcPr>
          <w:p w14:paraId="136D31E7" w14:textId="77777777" w:rsidR="00BA3934" w:rsidRPr="005E1059"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Individual Dataset</w:t>
            </w:r>
          </w:p>
        </w:tc>
        <w:tc>
          <w:tcPr>
            <w:tcW w:w="3004" w:type="dxa"/>
            <w:vMerge w:val="restart"/>
            <w:tcBorders>
              <w:left w:val="single" w:sz="4" w:space="0" w:color="70AD47" w:themeColor="accent6"/>
              <w:right w:val="single" w:sz="4" w:space="0" w:color="70AD47" w:themeColor="accent6"/>
            </w:tcBorders>
            <w:vAlign w:val="center"/>
          </w:tcPr>
          <w:p w14:paraId="5F20145A" w14:textId="77777777" w:rsidR="00BA3934" w:rsidRPr="005E1059"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Global Weekly Top 100 Songs</w:t>
            </w:r>
          </w:p>
        </w:tc>
        <w:tc>
          <w:tcPr>
            <w:tcW w:w="1938" w:type="dxa"/>
            <w:vMerge w:val="restart"/>
            <w:tcBorders>
              <w:left w:val="single" w:sz="4" w:space="0" w:color="70AD47" w:themeColor="accent6"/>
            </w:tcBorders>
            <w:vAlign w:val="center"/>
          </w:tcPr>
          <w:p w14:paraId="6CB9ABB1" w14:textId="77777777" w:rsidR="00BA3934" w:rsidRPr="005E1059"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Generalized Dataset</w:t>
            </w:r>
          </w:p>
        </w:tc>
      </w:tr>
      <w:tr w:rsidR="00BA3934" w:rsidRPr="00F60EBE" w14:paraId="2EC61404"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vMerge/>
            <w:tcBorders>
              <w:right w:val="single" w:sz="4" w:space="0" w:color="70AD47" w:themeColor="accent6"/>
            </w:tcBorders>
          </w:tcPr>
          <w:p w14:paraId="58D9C07A" w14:textId="77777777" w:rsidR="00BA3934" w:rsidRPr="005E1059" w:rsidRDefault="00BA3934" w:rsidP="00D95754">
            <w:pPr>
              <w:rPr>
                <w:rFonts w:ascii="Times New Roman" w:eastAsia="Times New Roman" w:hAnsi="Times New Roman" w:cs="Times New Roman"/>
                <w:color w:val="000000"/>
                <w:sz w:val="22"/>
                <w:szCs w:val="22"/>
              </w:rPr>
            </w:pPr>
          </w:p>
        </w:tc>
        <w:tc>
          <w:tcPr>
            <w:tcW w:w="1121" w:type="dxa"/>
            <w:gridSpan w:val="2"/>
            <w:tcBorders>
              <w:left w:val="single" w:sz="4" w:space="0" w:color="70AD47" w:themeColor="accent6"/>
              <w:right w:val="single" w:sz="4" w:space="0" w:color="70AD47" w:themeColor="accent6"/>
            </w:tcBorders>
            <w:shd w:val="clear" w:color="auto" w:fill="70AD47" w:themeFill="accent6"/>
          </w:tcPr>
          <w:p w14:paraId="34B9E695"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2"/>
                <w:szCs w:val="22"/>
              </w:rPr>
            </w:pPr>
            <w:r w:rsidRPr="005E1059">
              <w:rPr>
                <w:rFonts w:ascii="Times New Roman" w:eastAsia="Times New Roman" w:hAnsi="Times New Roman" w:cs="Times New Roman"/>
                <w:b/>
                <w:bCs/>
                <w:color w:val="000000"/>
                <w:sz w:val="22"/>
                <w:szCs w:val="22"/>
              </w:rPr>
              <w:t>Streaming History</w:t>
            </w:r>
          </w:p>
        </w:tc>
        <w:tc>
          <w:tcPr>
            <w:tcW w:w="953" w:type="dxa"/>
            <w:tcBorders>
              <w:left w:val="single" w:sz="4" w:space="0" w:color="70AD47" w:themeColor="accent6"/>
              <w:right w:val="single" w:sz="4" w:space="0" w:color="70AD47" w:themeColor="accent6"/>
            </w:tcBorders>
            <w:shd w:val="clear" w:color="auto" w:fill="70AD47" w:themeFill="accent6"/>
          </w:tcPr>
          <w:p w14:paraId="5ACFA8EF"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2"/>
                <w:szCs w:val="22"/>
              </w:rPr>
            </w:pPr>
            <w:r w:rsidRPr="005E1059">
              <w:rPr>
                <w:rFonts w:ascii="Times New Roman" w:eastAsia="Times New Roman" w:hAnsi="Times New Roman" w:cs="Times New Roman"/>
                <w:b/>
                <w:bCs/>
                <w:color w:val="000000"/>
                <w:sz w:val="22"/>
                <w:szCs w:val="22"/>
              </w:rPr>
              <w:t>Your Library</w:t>
            </w:r>
          </w:p>
        </w:tc>
        <w:tc>
          <w:tcPr>
            <w:tcW w:w="3004" w:type="dxa"/>
            <w:vMerge/>
            <w:tcBorders>
              <w:left w:val="single" w:sz="4" w:space="0" w:color="70AD47" w:themeColor="accent6"/>
              <w:right w:val="single" w:sz="4" w:space="0" w:color="70AD47" w:themeColor="accent6"/>
            </w:tcBorders>
          </w:tcPr>
          <w:p w14:paraId="6B90CB9D" w14:textId="77777777" w:rsidR="00BA3934" w:rsidRPr="00F60EBE"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p>
        </w:tc>
        <w:tc>
          <w:tcPr>
            <w:tcW w:w="1938" w:type="dxa"/>
            <w:vMerge/>
            <w:tcBorders>
              <w:left w:val="single" w:sz="4" w:space="0" w:color="70AD47" w:themeColor="accent6"/>
            </w:tcBorders>
          </w:tcPr>
          <w:p w14:paraId="2CE02A5E" w14:textId="77777777" w:rsidR="00BA3934" w:rsidRPr="00F60EBE"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rPr>
            </w:pPr>
          </w:p>
        </w:tc>
      </w:tr>
      <w:tr w:rsidR="00BA3934" w:rsidRPr="00F60EBE" w14:paraId="3D01E78B" w14:textId="77777777" w:rsidTr="00D95754">
        <w:tc>
          <w:tcPr>
            <w:cnfStyle w:val="001000000000" w:firstRow="0" w:lastRow="0" w:firstColumn="1" w:lastColumn="0" w:oddVBand="0" w:evenVBand="0" w:oddHBand="0" w:evenHBand="0" w:firstRowFirstColumn="0" w:firstRowLastColumn="0" w:lastRowFirstColumn="0" w:lastRowLastColumn="0"/>
            <w:tcW w:w="2429" w:type="dxa"/>
          </w:tcPr>
          <w:p w14:paraId="7FFABC4F"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color w:val="000000"/>
                <w:sz w:val="22"/>
                <w:szCs w:val="22"/>
              </w:rPr>
              <w:t>Source</w:t>
            </w:r>
          </w:p>
        </w:tc>
        <w:tc>
          <w:tcPr>
            <w:tcW w:w="2074" w:type="dxa"/>
            <w:gridSpan w:val="3"/>
          </w:tcPr>
          <w:p w14:paraId="51172141" w14:textId="77777777" w:rsidR="00BA3934" w:rsidRPr="005E1059"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Account</w:t>
            </w:r>
          </w:p>
        </w:tc>
        <w:tc>
          <w:tcPr>
            <w:tcW w:w="3004" w:type="dxa"/>
          </w:tcPr>
          <w:p w14:paraId="7F638C82" w14:textId="77777777" w:rsidR="00BA3934" w:rsidRPr="005E1059"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Spotify Charts</w:t>
            </w:r>
          </w:p>
        </w:tc>
        <w:tc>
          <w:tcPr>
            <w:tcW w:w="1938" w:type="dxa"/>
          </w:tcPr>
          <w:p w14:paraId="29124586" w14:textId="77777777" w:rsidR="00BA3934" w:rsidRPr="005E1059"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Kaggle</w:t>
            </w:r>
          </w:p>
        </w:tc>
      </w:tr>
      <w:tr w:rsidR="00BA3934" w:rsidRPr="00F60EBE" w14:paraId="416D8D13"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0D1C8C60"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Formats</w:t>
            </w:r>
          </w:p>
        </w:tc>
        <w:tc>
          <w:tcPr>
            <w:tcW w:w="2074" w:type="dxa"/>
            <w:gridSpan w:val="3"/>
          </w:tcPr>
          <w:p w14:paraId="1B42004A"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JSON</w:t>
            </w:r>
            <w:r w:rsidRPr="005E1059">
              <w:rPr>
                <w:rFonts w:ascii="Times New Roman" w:eastAsia="Times New Roman" w:hAnsi="Times New Roman" w:cs="Times New Roman"/>
                <w:color w:val="000000"/>
                <w:sz w:val="22"/>
                <w:szCs w:val="22"/>
              </w:rPr>
              <w:sym w:font="Wingdings" w:char="F0E0"/>
            </w:r>
            <w:r w:rsidRPr="005E1059">
              <w:rPr>
                <w:rFonts w:ascii="Times New Roman" w:eastAsia="Times New Roman" w:hAnsi="Times New Roman" w:cs="Times New Roman"/>
                <w:color w:val="000000"/>
                <w:sz w:val="22"/>
                <w:szCs w:val="22"/>
              </w:rPr>
              <w:t>CSV</w:t>
            </w:r>
          </w:p>
        </w:tc>
        <w:tc>
          <w:tcPr>
            <w:tcW w:w="3004" w:type="dxa"/>
          </w:tcPr>
          <w:p w14:paraId="4E11E050"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CSV</w:t>
            </w:r>
          </w:p>
        </w:tc>
        <w:tc>
          <w:tcPr>
            <w:tcW w:w="1938" w:type="dxa"/>
          </w:tcPr>
          <w:p w14:paraId="1ED73734"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CSV</w:t>
            </w:r>
          </w:p>
        </w:tc>
      </w:tr>
      <w:tr w:rsidR="00BA3934" w:rsidRPr="00F60EBE" w14:paraId="6A4D6AC9" w14:textId="77777777" w:rsidTr="00D95754">
        <w:tc>
          <w:tcPr>
            <w:cnfStyle w:val="001000000000" w:firstRow="0" w:lastRow="0" w:firstColumn="1" w:lastColumn="0" w:oddVBand="0" w:evenVBand="0" w:oddHBand="0" w:evenHBand="0" w:firstRowFirstColumn="0" w:firstRowLastColumn="0" w:lastRowFirstColumn="0" w:lastRowLastColumn="0"/>
            <w:tcW w:w="2429" w:type="dxa"/>
          </w:tcPr>
          <w:p w14:paraId="22C9DACF"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Number of Cases</w:t>
            </w:r>
          </w:p>
        </w:tc>
        <w:tc>
          <w:tcPr>
            <w:tcW w:w="1037" w:type="dxa"/>
          </w:tcPr>
          <w:p w14:paraId="34DC06ED" w14:textId="77777777" w:rsidR="00BA3934" w:rsidRPr="005E1059"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31,989</w:t>
            </w:r>
          </w:p>
        </w:tc>
        <w:tc>
          <w:tcPr>
            <w:tcW w:w="1037" w:type="dxa"/>
            <w:gridSpan w:val="2"/>
          </w:tcPr>
          <w:p w14:paraId="78026FC3" w14:textId="77777777" w:rsidR="00BA3934" w:rsidRPr="005E1059"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946</w:t>
            </w:r>
          </w:p>
        </w:tc>
        <w:tc>
          <w:tcPr>
            <w:tcW w:w="3004" w:type="dxa"/>
          </w:tcPr>
          <w:p w14:paraId="1086787D" w14:textId="77777777" w:rsidR="00BA3934" w:rsidRPr="005E1059"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100</w:t>
            </w:r>
          </w:p>
        </w:tc>
        <w:tc>
          <w:tcPr>
            <w:tcW w:w="1938" w:type="dxa"/>
          </w:tcPr>
          <w:p w14:paraId="11C91593" w14:textId="77777777" w:rsidR="00BA3934" w:rsidRPr="005E1059"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170</w:t>
            </w:r>
            <w:r w:rsidRPr="005E1059">
              <w:rPr>
                <w:rFonts w:ascii="Times New Roman" w:hAnsi="Times New Roman" w:cs="Times New Roman" w:hint="eastAsia"/>
                <w:color w:val="000000"/>
                <w:sz w:val="22"/>
                <w:szCs w:val="22"/>
              </w:rPr>
              <w:t>,</w:t>
            </w:r>
            <w:r w:rsidRPr="005E1059">
              <w:rPr>
                <w:rFonts w:ascii="Times New Roman" w:eastAsia="Times New Roman" w:hAnsi="Times New Roman" w:cs="Times New Roman"/>
                <w:color w:val="000000"/>
                <w:sz w:val="22"/>
                <w:szCs w:val="22"/>
              </w:rPr>
              <w:t>653</w:t>
            </w:r>
          </w:p>
        </w:tc>
      </w:tr>
      <w:tr w:rsidR="00BA3934" w:rsidRPr="00F60EBE" w14:paraId="1D0E2FF5"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9" w:type="dxa"/>
          </w:tcPr>
          <w:p w14:paraId="37069EAD"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The Number of fields</w:t>
            </w:r>
          </w:p>
        </w:tc>
        <w:tc>
          <w:tcPr>
            <w:tcW w:w="1037" w:type="dxa"/>
          </w:tcPr>
          <w:p w14:paraId="14021DC7"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4</w:t>
            </w:r>
          </w:p>
        </w:tc>
        <w:tc>
          <w:tcPr>
            <w:tcW w:w="1037" w:type="dxa"/>
            <w:gridSpan w:val="2"/>
          </w:tcPr>
          <w:p w14:paraId="303D2759"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4*</w:t>
            </w:r>
          </w:p>
        </w:tc>
        <w:tc>
          <w:tcPr>
            <w:tcW w:w="3004" w:type="dxa"/>
          </w:tcPr>
          <w:p w14:paraId="351B42D2"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7**</w:t>
            </w:r>
          </w:p>
        </w:tc>
        <w:tc>
          <w:tcPr>
            <w:tcW w:w="1938" w:type="dxa"/>
          </w:tcPr>
          <w:p w14:paraId="71DF42AF" w14:textId="77777777" w:rsidR="00BA3934" w:rsidRPr="005E1059"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5E1059">
              <w:rPr>
                <w:rFonts w:ascii="Times New Roman" w:hAnsi="Times New Roman" w:cs="Times New Roman"/>
                <w:sz w:val="22"/>
                <w:szCs w:val="22"/>
              </w:rPr>
              <w:t>18</w:t>
            </w:r>
          </w:p>
        </w:tc>
      </w:tr>
    </w:tbl>
    <w:p w14:paraId="4452918F" w14:textId="77777777" w:rsidR="00BA3934" w:rsidRPr="00F60EBE" w:rsidRDefault="00BA3934" w:rsidP="00BA3934">
      <w:pPr>
        <w:rPr>
          <w:rFonts w:ascii="Times New Roman" w:eastAsia="Times New Roman" w:hAnsi="Times New Roman" w:cs="Times New Roman"/>
          <w:color w:val="000000"/>
        </w:rPr>
      </w:pPr>
      <w:r w:rsidRPr="00F60EBE">
        <w:rPr>
          <w:rFonts w:ascii="Times New Roman" w:eastAsia="Times New Roman" w:hAnsi="Times New Roman" w:cs="Times New Roman"/>
          <w:color w:val="000000"/>
        </w:rPr>
        <w:t>*The number of fields are to be updated after pulling the audio features of the track</w:t>
      </w:r>
    </w:p>
    <w:p w14:paraId="2EA706B3" w14:textId="77777777" w:rsidR="00BA3934" w:rsidRPr="00F60EBE" w:rsidRDefault="00BA3934" w:rsidP="00BA3934">
      <w:pPr>
        <w:rPr>
          <w:rFonts w:ascii="Times New Roman" w:eastAsia="Times New Roman" w:hAnsi="Times New Roman" w:cs="Times New Roman"/>
          <w:color w:val="000000"/>
        </w:rPr>
      </w:pPr>
      <w:r w:rsidRPr="00AD6A57">
        <w:rPr>
          <w:rFonts w:ascii="Times New Roman" w:eastAsia="Times New Roman" w:hAnsi="Times New Roman" w:cs="Times New Roman"/>
          <w:color w:val="000000"/>
        </w:rPr>
        <w:t xml:space="preserve">** The number of fields are to be updated after pulling the audio features and the </w:t>
      </w:r>
      <w:proofErr w:type="spellStart"/>
      <w:r w:rsidRPr="00AD6A57">
        <w:rPr>
          <w:rFonts w:ascii="Times New Roman" w:eastAsia="Times New Roman" w:hAnsi="Times New Roman" w:cs="Times New Roman"/>
          <w:color w:val="000000"/>
        </w:rPr>
        <w:t>predicted_msPlayed</w:t>
      </w:r>
      <w:proofErr w:type="spellEnd"/>
      <w:r w:rsidRPr="00AD6A57">
        <w:rPr>
          <w:rFonts w:ascii="Times New Roman" w:eastAsia="Times New Roman" w:hAnsi="Times New Roman" w:cs="Times New Roman"/>
          <w:color w:val="000000"/>
        </w:rPr>
        <w:t xml:space="preserve"> of the track</w:t>
      </w:r>
    </w:p>
    <w:p w14:paraId="58B8BC25" w14:textId="77777777" w:rsidR="00BA3934" w:rsidRPr="00F60EBE" w:rsidRDefault="00BA3934" w:rsidP="00BA3934">
      <w:pPr>
        <w:rPr>
          <w:rFonts w:ascii="Times New Roman" w:eastAsia="Times New Roman" w:hAnsi="Times New Roman" w:cs="Times New Roman"/>
          <w:color w:val="000000"/>
        </w:rPr>
      </w:pPr>
    </w:p>
    <w:tbl>
      <w:tblPr>
        <w:tblStyle w:val="GridTable4-Accent6"/>
        <w:tblW w:w="9445" w:type="dxa"/>
        <w:tblLook w:val="04A0" w:firstRow="1" w:lastRow="0" w:firstColumn="1" w:lastColumn="0" w:noHBand="0" w:noVBand="1"/>
      </w:tblPr>
      <w:tblGrid>
        <w:gridCol w:w="1842"/>
        <w:gridCol w:w="7603"/>
      </w:tblGrid>
      <w:tr w:rsidR="00BA3934" w:rsidRPr="00F60EBE" w14:paraId="01887ECE"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4216BD58" w14:textId="77777777" w:rsidR="00BA3934" w:rsidRPr="005E1059" w:rsidRDefault="00BA3934" w:rsidP="00D95754">
            <w:pPr>
              <w:rPr>
                <w:rFonts w:ascii="Times New Roman" w:eastAsia="Times New Roman" w:hAnsi="Times New Roman" w:cs="Times New Roman"/>
                <w:color w:val="000000"/>
                <w:sz w:val="22"/>
                <w:szCs w:val="22"/>
              </w:rPr>
            </w:pPr>
            <w:bookmarkStart w:id="142" w:name="_Hlk126489828"/>
          </w:p>
        </w:tc>
        <w:tc>
          <w:tcPr>
            <w:tcW w:w="7603" w:type="dxa"/>
          </w:tcPr>
          <w:p w14:paraId="7D6AB401" w14:textId="77777777" w:rsidR="00BA3934" w:rsidRPr="00F60EBE" w:rsidRDefault="00BA3934" w:rsidP="00D957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sz w:val="22"/>
                <w:szCs w:val="22"/>
              </w:rPr>
              <w:t>Description of the Fields</w:t>
            </w:r>
          </w:p>
        </w:tc>
      </w:tr>
      <w:bookmarkEnd w:id="142"/>
      <w:tr w:rsidR="00BA3934" w:rsidRPr="00F60EBE" w14:paraId="6E5C34A1"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445" w:type="dxa"/>
            <w:gridSpan w:val="2"/>
          </w:tcPr>
          <w:p w14:paraId="6C7562CD" w14:textId="77777777" w:rsidR="00BA3934" w:rsidRPr="005E1059" w:rsidRDefault="00BA3934" w:rsidP="00D95754">
            <w:pPr>
              <w:rPr>
                <w:rFonts w:ascii="Times New Roman" w:eastAsia="Times New Roman" w:hAnsi="Times New Roman" w:cs="Times New Roman"/>
                <w:i/>
                <w:iCs/>
                <w:color w:val="000000"/>
                <w:sz w:val="22"/>
                <w:szCs w:val="22"/>
              </w:rPr>
            </w:pPr>
            <w:r w:rsidRPr="005E1059">
              <w:rPr>
                <w:rFonts w:ascii="Times New Roman" w:eastAsia="Times New Roman" w:hAnsi="Times New Roman" w:cs="Times New Roman"/>
                <w:i/>
                <w:iCs/>
                <w:color w:val="70AD47" w:themeColor="accent6"/>
                <w:sz w:val="22"/>
                <w:szCs w:val="22"/>
              </w:rPr>
              <w:t>Audio Features</w:t>
            </w:r>
          </w:p>
        </w:tc>
      </w:tr>
      <w:tr w:rsidR="00BA3934" w:rsidRPr="00F60EBE" w14:paraId="0AFDF2B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625BE7EB"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danceability</w:t>
            </w:r>
          </w:p>
        </w:tc>
        <w:tc>
          <w:tcPr>
            <w:tcW w:w="7603" w:type="dxa"/>
          </w:tcPr>
          <w:p w14:paraId="7ADCFDB5" w14:textId="77777777" w:rsidR="00BA3934" w:rsidRPr="00F60EBE"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Danceability describes how suitable a track is for dancing based on a combination of musical elements including tempo, rhythm stability, beat strength, and overall regularity. A value of 0.0 is least danceable and 1.0 is most danceable.</w:t>
            </w:r>
          </w:p>
        </w:tc>
      </w:tr>
      <w:tr w:rsidR="00BA3934" w:rsidRPr="00F60EBE" w14:paraId="6B1597F1"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4B54B73C"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energy</w:t>
            </w:r>
          </w:p>
        </w:tc>
        <w:tc>
          <w:tcPr>
            <w:tcW w:w="7603" w:type="dxa"/>
          </w:tcPr>
          <w:p w14:paraId="0C065C74" w14:textId="77777777" w:rsidR="00BA3934" w:rsidRPr="00F60EBE"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C61B13">
              <w:rPr>
                <w:rFonts w:ascii="Times New Roman" w:eastAsia="Times New Roman" w:hAnsi="Times New Roman" w:cs="Times New Roman"/>
                <w:color w:val="000000"/>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w:t>
            </w:r>
            <w:r w:rsidRPr="00F60EBE">
              <w:rPr>
                <w:rFonts w:ascii="Times New Roman" w:eastAsia="Times New Roman" w:hAnsi="Times New Roman" w:cs="Times New Roman"/>
                <w:color w:val="000000"/>
              </w:rPr>
              <w:t xml:space="preserve"> </w:t>
            </w:r>
            <w:r w:rsidRPr="00C61B13">
              <w:rPr>
                <w:rFonts w:ascii="Times New Roman" w:eastAsia="Times New Roman" w:hAnsi="Times New Roman" w:cs="Times New Roman"/>
                <w:color w:val="000000"/>
              </w:rPr>
              <w:t>onset rate, and general entropy.</w:t>
            </w:r>
          </w:p>
        </w:tc>
      </w:tr>
      <w:tr w:rsidR="00BA3934" w:rsidRPr="00F60EBE" w14:paraId="4EEB901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3672F588" w14:textId="77777777" w:rsidR="00BA3934" w:rsidRPr="005E1059" w:rsidRDefault="00BA3934" w:rsidP="00D95754">
            <w:pPr>
              <w:rPr>
                <w:rFonts w:ascii="Times New Roman" w:eastAsia="Times New Roman" w:hAnsi="Times New Roman" w:cs="Times New Roman"/>
                <w:sz w:val="22"/>
                <w:szCs w:val="22"/>
              </w:rPr>
            </w:pPr>
            <w:proofErr w:type="spellStart"/>
            <w:r w:rsidRPr="005E1059">
              <w:rPr>
                <w:rFonts w:ascii="Times New Roman" w:eastAsia="Times New Roman" w:hAnsi="Times New Roman" w:cs="Times New Roman"/>
                <w:sz w:val="22"/>
                <w:szCs w:val="22"/>
              </w:rPr>
              <w:t>acousticness</w:t>
            </w:r>
            <w:proofErr w:type="spellEnd"/>
          </w:p>
        </w:tc>
        <w:tc>
          <w:tcPr>
            <w:tcW w:w="7603" w:type="dxa"/>
          </w:tcPr>
          <w:p w14:paraId="73423B58" w14:textId="77777777" w:rsidR="00BA3934" w:rsidRPr="00F60EBE"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A confidence measure from 0.0 to 1.0 of whether the track is acoustic. 1.0 represents high confidence the track is acoustic.</w:t>
            </w:r>
          </w:p>
        </w:tc>
      </w:tr>
      <w:tr w:rsidR="00BA3934" w:rsidRPr="00F60EBE" w14:paraId="7C07927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E0466CD"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valence</w:t>
            </w:r>
          </w:p>
        </w:tc>
        <w:tc>
          <w:tcPr>
            <w:tcW w:w="7603" w:type="dxa"/>
          </w:tcPr>
          <w:p w14:paraId="49E89E23" w14:textId="77777777" w:rsidR="00BA3934" w:rsidRPr="00F60EBE"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685886">
              <w:rPr>
                <w:rFonts w:ascii="Times New Roman" w:eastAsia="Times New Roman" w:hAnsi="Times New Roman" w:cs="Times New Roman"/>
                <w:color w:val="000000"/>
              </w:rPr>
              <w:t>A measure from 0.0 to 1.0 describing the musical positiveness conveyed by a track. Tracks with high valence sound more positive (e.g. happy, cheerful, euphoric), while tracks with low valence sound more negative (e.g. sad, depressed, angry).</w:t>
            </w:r>
          </w:p>
        </w:tc>
      </w:tr>
      <w:tr w:rsidR="00BA3934" w:rsidRPr="00F60EBE" w14:paraId="0186FA5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498B7CDB" w14:textId="77777777" w:rsidR="00BA3934" w:rsidRPr="005E1059" w:rsidRDefault="00BA3934" w:rsidP="00D95754">
            <w:pPr>
              <w:rPr>
                <w:rFonts w:ascii="Times New Roman" w:eastAsia="Times New Roman" w:hAnsi="Times New Roman" w:cs="Times New Roman"/>
                <w:sz w:val="22"/>
                <w:szCs w:val="22"/>
              </w:rPr>
            </w:pPr>
            <w:proofErr w:type="spellStart"/>
            <w:r w:rsidRPr="005E1059">
              <w:rPr>
                <w:rFonts w:ascii="Times New Roman" w:eastAsia="Times New Roman" w:hAnsi="Times New Roman" w:cs="Times New Roman"/>
                <w:sz w:val="22"/>
                <w:szCs w:val="22"/>
              </w:rPr>
              <w:t>instrumentalness</w:t>
            </w:r>
            <w:proofErr w:type="spellEnd"/>
          </w:p>
        </w:tc>
        <w:tc>
          <w:tcPr>
            <w:tcW w:w="7603" w:type="dxa"/>
          </w:tcPr>
          <w:p w14:paraId="0741C749" w14:textId="77777777" w:rsidR="00BA3934" w:rsidRPr="00F60EBE"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Instrumentalness</w:t>
            </w:r>
            <w:proofErr w:type="spellEnd"/>
            <w:r>
              <w:rPr>
                <w:rFonts w:ascii="Times New Roman" w:eastAsia="Times New Roman" w:hAnsi="Times New Roman" w:cs="Times New Roman"/>
                <w:color w:val="000000"/>
              </w:rPr>
              <w:t xml:space="preserve"> p</w:t>
            </w:r>
            <w:r w:rsidRPr="00F60EBE">
              <w:rPr>
                <w:rFonts w:ascii="Times New Roman" w:eastAsia="Times New Roman" w:hAnsi="Times New Roman" w:cs="Times New Roman"/>
                <w:color w:val="000000"/>
              </w:rPr>
              <w:t>redicts whether a track contains no vocals. “Ooh” and “aah” sounds are treated as instrumental in this context. Rap or spoken word tracks.</w:t>
            </w:r>
          </w:p>
        </w:tc>
      </w:tr>
      <w:tr w:rsidR="00BA3934" w:rsidRPr="00F60EBE" w14:paraId="2AB778B4"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23D8AC8"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key</w:t>
            </w:r>
          </w:p>
        </w:tc>
        <w:tc>
          <w:tcPr>
            <w:tcW w:w="7603" w:type="dxa"/>
          </w:tcPr>
          <w:p w14:paraId="7E01EB94"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r w:rsidRPr="00F60EBE">
              <w:rPr>
                <w:sz w:val="22"/>
              </w:rPr>
              <w:t>The estimated overall key of the track. Integers map to pitches using standard Pitch Class notation. E.g. 0 = C, 1 = C/D, 2 = D, and so on. If no key was detected, the value is -1.</w:t>
            </w:r>
          </w:p>
        </w:tc>
      </w:tr>
      <w:tr w:rsidR="00BA3934" w:rsidRPr="00F60EBE" w14:paraId="4B939C6E"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5B9E4ADC"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liveness</w:t>
            </w:r>
          </w:p>
        </w:tc>
        <w:tc>
          <w:tcPr>
            <w:tcW w:w="7603" w:type="dxa"/>
          </w:tcPr>
          <w:p w14:paraId="62AABFF9"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80154">
              <w:rPr>
                <w:sz w:val="22"/>
              </w:rPr>
              <w:t>This value describes the probability that the song was recorded with a live audience. A value above 0.8 provides strong likelihood that the track is live.</w:t>
            </w:r>
          </w:p>
        </w:tc>
      </w:tr>
      <w:tr w:rsidR="00BA3934" w:rsidRPr="00F60EBE" w14:paraId="364DA71F"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78E51427"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loudness</w:t>
            </w:r>
          </w:p>
        </w:tc>
        <w:tc>
          <w:tcPr>
            <w:tcW w:w="7603" w:type="dxa"/>
          </w:tcPr>
          <w:p w14:paraId="07432777"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r w:rsidRPr="00F60EBE">
              <w:rPr>
                <w:sz w:val="22"/>
              </w:rPr>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tc>
      </w:tr>
      <w:tr w:rsidR="00BA3934" w:rsidRPr="00F60EBE" w14:paraId="0A318413"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5C110E27"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mode</w:t>
            </w:r>
          </w:p>
        </w:tc>
        <w:tc>
          <w:tcPr>
            <w:tcW w:w="7603" w:type="dxa"/>
          </w:tcPr>
          <w:p w14:paraId="1558C95C"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Mode indicates the modality (major or minor) of a track, the type of scale from which its melodic content is derived. Major is represented by 1 and minor is 0.</w:t>
            </w:r>
            <w:r>
              <w:rPr>
                <w:sz w:val="22"/>
              </w:rPr>
              <w:t xml:space="preserve"> A major key has a brighter and more upbeat sounds, while a minor key has a darker and more melancholic sound.</w:t>
            </w:r>
          </w:p>
        </w:tc>
      </w:tr>
      <w:tr w:rsidR="00BA3934" w:rsidRPr="00F60EBE" w14:paraId="6ED78AF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8A4827A" w14:textId="77777777" w:rsidR="00BA3934" w:rsidRPr="005E1059" w:rsidRDefault="00BA3934" w:rsidP="00D95754">
            <w:pPr>
              <w:rPr>
                <w:rFonts w:ascii="Times New Roman" w:eastAsia="Times New Roman" w:hAnsi="Times New Roman" w:cs="Times New Roman"/>
                <w:sz w:val="22"/>
                <w:szCs w:val="22"/>
              </w:rPr>
            </w:pPr>
            <w:proofErr w:type="spellStart"/>
            <w:r w:rsidRPr="005E1059">
              <w:rPr>
                <w:rFonts w:ascii="Times New Roman" w:eastAsia="Times New Roman" w:hAnsi="Times New Roman" w:cs="Times New Roman"/>
                <w:sz w:val="22"/>
                <w:szCs w:val="22"/>
              </w:rPr>
              <w:t>speechiness</w:t>
            </w:r>
            <w:proofErr w:type="spellEnd"/>
          </w:p>
        </w:tc>
        <w:tc>
          <w:tcPr>
            <w:tcW w:w="7603" w:type="dxa"/>
          </w:tcPr>
          <w:p w14:paraId="4A2E574A"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proofErr w:type="spellStart"/>
            <w:r w:rsidRPr="00F60EBE">
              <w:rPr>
                <w:sz w:val="22"/>
              </w:rPr>
              <w:t>Speechiness</w:t>
            </w:r>
            <w:proofErr w:type="spellEnd"/>
            <w:r w:rsidRPr="00F60EBE">
              <w:rPr>
                <w:sz w:val="22"/>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BA3934" w:rsidRPr="00F60EBE" w14:paraId="1A0B5C3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5DFB4B2C" w14:textId="77777777" w:rsidR="00BA3934" w:rsidRPr="005E1059" w:rsidRDefault="00BA3934" w:rsidP="00D95754">
            <w:pPr>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tempo</w:t>
            </w:r>
          </w:p>
        </w:tc>
        <w:tc>
          <w:tcPr>
            <w:tcW w:w="7603" w:type="dxa"/>
          </w:tcPr>
          <w:p w14:paraId="0C7FB339"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The overall estimated tempo of a track in beats per minute (BPM). In musical terminology, tempo is the speed or pace of a given piece and derives directly from the average beat duration.</w:t>
            </w:r>
          </w:p>
        </w:tc>
      </w:tr>
      <w:tr w:rsidR="00BA3934" w:rsidRPr="00F60EBE" w14:paraId="54B37BC4"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40DC660B" w14:textId="77777777" w:rsidR="00BA3934" w:rsidRPr="005E1059" w:rsidRDefault="00BA3934" w:rsidP="00D95754">
            <w:pPr>
              <w:rPr>
                <w:rFonts w:ascii="Times New Roman" w:eastAsia="Times New Roman" w:hAnsi="Times New Roman" w:cs="Times New Roman"/>
                <w:color w:val="000000"/>
                <w:sz w:val="22"/>
                <w:szCs w:val="22"/>
              </w:rPr>
            </w:pPr>
            <w:proofErr w:type="spellStart"/>
            <w:r w:rsidRPr="005E1059">
              <w:rPr>
                <w:rFonts w:ascii="Times New Roman" w:eastAsia="Times New Roman" w:hAnsi="Times New Roman" w:cs="Times New Roman"/>
                <w:color w:val="000000"/>
                <w:sz w:val="22"/>
                <w:szCs w:val="22"/>
              </w:rPr>
              <w:t>duration_ms</w:t>
            </w:r>
            <w:proofErr w:type="spellEnd"/>
          </w:p>
        </w:tc>
        <w:tc>
          <w:tcPr>
            <w:tcW w:w="7603" w:type="dxa"/>
          </w:tcPr>
          <w:p w14:paraId="62438E35"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proofErr w:type="spellStart"/>
            <w:r w:rsidRPr="00F60EBE">
              <w:rPr>
                <w:sz w:val="22"/>
              </w:rPr>
              <w:t>Duration_ms</w:t>
            </w:r>
            <w:proofErr w:type="spellEnd"/>
            <w:r w:rsidRPr="00F60EBE">
              <w:rPr>
                <w:sz w:val="22"/>
              </w:rPr>
              <w:t xml:space="preserve"> is the duration of a track in milliseconds.</w:t>
            </w:r>
          </w:p>
        </w:tc>
      </w:tr>
      <w:tr w:rsidR="00BA3934" w:rsidRPr="00F60EBE" w14:paraId="5E70694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049FF95B"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popularity</w:t>
            </w:r>
          </w:p>
        </w:tc>
        <w:tc>
          <w:tcPr>
            <w:tcW w:w="7603" w:type="dxa"/>
          </w:tcPr>
          <w:p w14:paraId="082DC1CC"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Spotify calculated the popularity of a track based on: 1) total streams of a track, 2) how recently a track has been played, 3) the frequency that a track has been played.</w:t>
            </w:r>
          </w:p>
        </w:tc>
      </w:tr>
      <w:tr w:rsidR="00BA3934" w:rsidRPr="00F60EBE" w14:paraId="473F82E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445" w:type="dxa"/>
            <w:gridSpan w:val="2"/>
          </w:tcPr>
          <w:p w14:paraId="1982BAA8" w14:textId="77777777" w:rsidR="00BA3934" w:rsidRPr="005E1059" w:rsidRDefault="00BA3934" w:rsidP="00D95754">
            <w:pPr>
              <w:pStyle w:val="NoSpacing"/>
              <w:rPr>
                <w:i/>
                <w:iCs/>
                <w:sz w:val="22"/>
              </w:rPr>
            </w:pPr>
            <w:r w:rsidRPr="005E1059">
              <w:rPr>
                <w:i/>
                <w:iCs/>
                <w:color w:val="70AD47" w:themeColor="accent6"/>
                <w:sz w:val="22"/>
              </w:rPr>
              <w:t>General Features</w:t>
            </w:r>
          </w:p>
        </w:tc>
      </w:tr>
      <w:tr w:rsidR="00BA3934" w:rsidRPr="00F60EBE" w14:paraId="174EA48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6A8E3A93" w14:textId="77777777" w:rsidR="00BA3934" w:rsidRPr="005E1059" w:rsidRDefault="00BA3934" w:rsidP="00D95754">
            <w:pPr>
              <w:pStyle w:val="NoSpacing"/>
              <w:rPr>
                <w:sz w:val="22"/>
              </w:rPr>
            </w:pPr>
            <w:r w:rsidRPr="005E1059">
              <w:rPr>
                <w:sz w:val="22"/>
              </w:rPr>
              <w:lastRenderedPageBreak/>
              <w:t>artist</w:t>
            </w:r>
          </w:p>
        </w:tc>
        <w:tc>
          <w:tcPr>
            <w:tcW w:w="7603" w:type="dxa"/>
          </w:tcPr>
          <w:p w14:paraId="6D6A04FF"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 xml:space="preserve">Artist represents the artist name of the track. </w:t>
            </w:r>
          </w:p>
        </w:tc>
      </w:tr>
      <w:tr w:rsidR="00BA3934" w:rsidRPr="00F60EBE" w14:paraId="7C9FA2A7"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F0B56B7" w14:textId="77777777" w:rsidR="00BA3934" w:rsidRPr="005E1059" w:rsidRDefault="00BA3934" w:rsidP="00D95754">
            <w:pPr>
              <w:pStyle w:val="NoSpacing"/>
              <w:rPr>
                <w:sz w:val="22"/>
              </w:rPr>
            </w:pPr>
            <w:r w:rsidRPr="005E1059">
              <w:rPr>
                <w:sz w:val="22"/>
              </w:rPr>
              <w:t>track</w:t>
            </w:r>
          </w:p>
        </w:tc>
        <w:tc>
          <w:tcPr>
            <w:tcW w:w="7603" w:type="dxa"/>
          </w:tcPr>
          <w:p w14:paraId="310A8BBD"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r w:rsidRPr="00F60EBE">
              <w:rPr>
                <w:sz w:val="22"/>
              </w:rPr>
              <w:t>Track represents the track name of the song.</w:t>
            </w:r>
          </w:p>
        </w:tc>
      </w:tr>
      <w:tr w:rsidR="00BA3934" w:rsidRPr="00F60EBE" w14:paraId="589A9D2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132FEE6F" w14:textId="77777777" w:rsidR="00BA3934" w:rsidRPr="005E1059" w:rsidRDefault="00BA3934" w:rsidP="00D95754">
            <w:pPr>
              <w:pStyle w:val="NoSpacing"/>
              <w:rPr>
                <w:sz w:val="22"/>
              </w:rPr>
            </w:pPr>
            <w:r w:rsidRPr="005E1059">
              <w:rPr>
                <w:sz w:val="22"/>
              </w:rPr>
              <w:t>album</w:t>
            </w:r>
          </w:p>
        </w:tc>
        <w:tc>
          <w:tcPr>
            <w:tcW w:w="7603" w:type="dxa"/>
          </w:tcPr>
          <w:p w14:paraId="30DAE547"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Album represents the name of the album that a track belongs to.</w:t>
            </w:r>
          </w:p>
        </w:tc>
      </w:tr>
      <w:tr w:rsidR="00BA3934" w:rsidRPr="00F60EBE" w14:paraId="70B23584"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E8C8CA8" w14:textId="77777777" w:rsidR="00BA3934" w:rsidRPr="005E1059" w:rsidRDefault="00BA3934" w:rsidP="00D95754">
            <w:pPr>
              <w:pStyle w:val="NoSpacing"/>
              <w:rPr>
                <w:sz w:val="22"/>
              </w:rPr>
            </w:pPr>
            <w:proofErr w:type="spellStart"/>
            <w:r w:rsidRPr="005E1059">
              <w:rPr>
                <w:sz w:val="22"/>
              </w:rPr>
              <w:t>msPlayed</w:t>
            </w:r>
            <w:proofErr w:type="spellEnd"/>
          </w:p>
        </w:tc>
        <w:tc>
          <w:tcPr>
            <w:tcW w:w="7603" w:type="dxa"/>
          </w:tcPr>
          <w:p w14:paraId="30FCE38C"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proofErr w:type="spellStart"/>
            <w:r w:rsidRPr="00F60EBE">
              <w:rPr>
                <w:sz w:val="22"/>
              </w:rPr>
              <w:t>MsPlayed</w:t>
            </w:r>
            <w:proofErr w:type="spellEnd"/>
            <w:r w:rsidRPr="00F60EBE">
              <w:rPr>
                <w:sz w:val="22"/>
              </w:rPr>
              <w:t xml:space="preserve"> represents the streaming time of a track in milliseconds.</w:t>
            </w:r>
          </w:p>
        </w:tc>
      </w:tr>
      <w:tr w:rsidR="00BA3934" w:rsidRPr="00F60EBE" w14:paraId="4D1E91E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7FBC09FA" w14:textId="77777777" w:rsidR="00BA3934" w:rsidRPr="005E1059" w:rsidRDefault="00BA3934" w:rsidP="00D95754">
            <w:pPr>
              <w:pStyle w:val="NoSpacing"/>
              <w:rPr>
                <w:sz w:val="22"/>
              </w:rPr>
            </w:pPr>
            <w:proofErr w:type="spellStart"/>
            <w:r w:rsidRPr="005E1059">
              <w:rPr>
                <w:sz w:val="22"/>
              </w:rPr>
              <w:t>uri</w:t>
            </w:r>
            <w:proofErr w:type="spellEnd"/>
          </w:p>
        </w:tc>
        <w:tc>
          <w:tcPr>
            <w:tcW w:w="7603" w:type="dxa"/>
          </w:tcPr>
          <w:p w14:paraId="6BD7B3EE"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The Spotify URI for the track. Uniform resource indicator is a link that you can find in the Share menu of any track, album, or Artist Profile on Spotify.</w:t>
            </w:r>
          </w:p>
        </w:tc>
      </w:tr>
      <w:tr w:rsidR="00BA3934" w:rsidRPr="00F60EBE" w14:paraId="47520B94"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445" w:type="dxa"/>
            <w:gridSpan w:val="2"/>
          </w:tcPr>
          <w:p w14:paraId="28CFCF57" w14:textId="77777777" w:rsidR="00BA3934" w:rsidRPr="005E1059" w:rsidRDefault="00BA3934" w:rsidP="00D95754">
            <w:pPr>
              <w:pStyle w:val="NoSpacing"/>
              <w:rPr>
                <w:i/>
                <w:iCs/>
                <w:sz w:val="22"/>
              </w:rPr>
            </w:pPr>
            <w:r w:rsidRPr="005E1059">
              <w:rPr>
                <w:i/>
                <w:iCs/>
                <w:color w:val="70AD47" w:themeColor="accent6"/>
                <w:sz w:val="22"/>
              </w:rPr>
              <w:t>Other Features</w:t>
            </w:r>
          </w:p>
        </w:tc>
      </w:tr>
      <w:tr w:rsidR="00BA3934" w:rsidRPr="00F60EBE" w14:paraId="560D4E6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319317D7" w14:textId="77777777" w:rsidR="00BA3934" w:rsidRPr="005E1059" w:rsidRDefault="00BA3934" w:rsidP="00D95754">
            <w:pPr>
              <w:rPr>
                <w:rFonts w:ascii="Times New Roman" w:eastAsia="Times New Roman" w:hAnsi="Times New Roman" w:cs="Times New Roman"/>
                <w:color w:val="000000"/>
                <w:sz w:val="22"/>
                <w:szCs w:val="22"/>
              </w:rPr>
            </w:pPr>
            <w:proofErr w:type="spellStart"/>
            <w:r w:rsidRPr="005E1059">
              <w:rPr>
                <w:rFonts w:ascii="Times New Roman" w:eastAsia="Times New Roman" w:hAnsi="Times New Roman" w:cs="Times New Roman"/>
                <w:color w:val="000000"/>
                <w:sz w:val="22"/>
                <w:szCs w:val="22"/>
              </w:rPr>
              <w:t>endTime</w:t>
            </w:r>
            <w:proofErr w:type="spellEnd"/>
          </w:p>
        </w:tc>
        <w:tc>
          <w:tcPr>
            <w:tcW w:w="7603" w:type="dxa"/>
          </w:tcPr>
          <w:p w14:paraId="73065C3C"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proofErr w:type="spellStart"/>
            <w:r w:rsidRPr="00F60EBE">
              <w:rPr>
                <w:sz w:val="22"/>
              </w:rPr>
              <w:t>EndTime</w:t>
            </w:r>
            <w:proofErr w:type="spellEnd"/>
            <w:r w:rsidRPr="00F60EBE">
              <w:rPr>
                <w:sz w:val="22"/>
              </w:rPr>
              <w:t xml:space="preserve"> is the time when I end listening to the track. For example, 2020-01-16 23:31 means that I ended listening to a certain song at 23:31 on January 16, 2020.</w:t>
            </w:r>
          </w:p>
        </w:tc>
      </w:tr>
      <w:tr w:rsidR="00BA3934" w:rsidRPr="00F60EBE" w14:paraId="0DD36CE0"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57868356"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rank</w:t>
            </w:r>
          </w:p>
        </w:tc>
        <w:tc>
          <w:tcPr>
            <w:tcW w:w="7603" w:type="dxa"/>
          </w:tcPr>
          <w:p w14:paraId="5E696EFB"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r w:rsidRPr="00F60EBE">
              <w:rPr>
                <w:sz w:val="22"/>
              </w:rPr>
              <w:t>Rank represents the ranking of the tracks by a certain week.</w:t>
            </w:r>
          </w:p>
        </w:tc>
      </w:tr>
      <w:tr w:rsidR="00BA3934" w:rsidRPr="00F60EBE" w14:paraId="65D46C5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0304911D"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source</w:t>
            </w:r>
          </w:p>
        </w:tc>
        <w:tc>
          <w:tcPr>
            <w:tcW w:w="7603" w:type="dxa"/>
          </w:tcPr>
          <w:p w14:paraId="613FC0CD"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Source is the music label of the track.</w:t>
            </w:r>
          </w:p>
        </w:tc>
      </w:tr>
      <w:tr w:rsidR="00BA3934" w:rsidRPr="00F60EBE" w14:paraId="027309F6"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14C22DD" w14:textId="77777777" w:rsidR="00BA3934" w:rsidRPr="005E1059" w:rsidRDefault="00BA3934" w:rsidP="00D95754">
            <w:pPr>
              <w:rPr>
                <w:rFonts w:ascii="Times New Roman" w:eastAsia="Times New Roman" w:hAnsi="Times New Roman" w:cs="Times New Roman"/>
                <w:color w:val="000000"/>
                <w:sz w:val="22"/>
                <w:szCs w:val="22"/>
              </w:rPr>
            </w:pPr>
            <w:proofErr w:type="spellStart"/>
            <w:r w:rsidRPr="005E1059">
              <w:rPr>
                <w:rFonts w:ascii="Times New Roman" w:eastAsia="Times New Roman" w:hAnsi="Times New Roman" w:cs="Times New Roman"/>
                <w:color w:val="000000"/>
                <w:sz w:val="22"/>
                <w:szCs w:val="22"/>
              </w:rPr>
              <w:t>peak_rank</w:t>
            </w:r>
            <w:proofErr w:type="spellEnd"/>
          </w:p>
        </w:tc>
        <w:tc>
          <w:tcPr>
            <w:tcW w:w="7603" w:type="dxa"/>
          </w:tcPr>
          <w:p w14:paraId="00E23E0C"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proofErr w:type="spellStart"/>
            <w:r w:rsidRPr="00F60EBE">
              <w:rPr>
                <w:sz w:val="22"/>
              </w:rPr>
              <w:t>Peak_rank</w:t>
            </w:r>
            <w:proofErr w:type="spellEnd"/>
            <w:r w:rsidRPr="00F60EBE">
              <w:rPr>
                <w:sz w:val="22"/>
              </w:rPr>
              <w:t xml:space="preserve"> represents the highest rank of a track.</w:t>
            </w:r>
          </w:p>
        </w:tc>
      </w:tr>
      <w:tr w:rsidR="00BA3934" w:rsidRPr="00F60EBE" w14:paraId="4D7BE914"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1251CD4E" w14:textId="77777777" w:rsidR="00BA3934" w:rsidRPr="005E1059" w:rsidRDefault="00BA3934" w:rsidP="00D95754">
            <w:pPr>
              <w:rPr>
                <w:rFonts w:ascii="Times New Roman" w:eastAsia="Times New Roman" w:hAnsi="Times New Roman" w:cs="Times New Roman"/>
                <w:color w:val="000000"/>
                <w:sz w:val="22"/>
                <w:szCs w:val="22"/>
              </w:rPr>
            </w:pPr>
            <w:proofErr w:type="spellStart"/>
            <w:r w:rsidRPr="005E1059">
              <w:rPr>
                <w:rFonts w:ascii="Times New Roman" w:eastAsia="Times New Roman" w:hAnsi="Times New Roman" w:cs="Times New Roman"/>
                <w:color w:val="000000"/>
                <w:sz w:val="22"/>
                <w:szCs w:val="22"/>
              </w:rPr>
              <w:t>previous_rank</w:t>
            </w:r>
            <w:proofErr w:type="spellEnd"/>
          </w:p>
        </w:tc>
        <w:tc>
          <w:tcPr>
            <w:tcW w:w="7603" w:type="dxa"/>
          </w:tcPr>
          <w:p w14:paraId="673DEB61"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proofErr w:type="spellStart"/>
            <w:r w:rsidRPr="00F60EBE">
              <w:rPr>
                <w:sz w:val="22"/>
              </w:rPr>
              <w:t>Previous_rank</w:t>
            </w:r>
            <w:proofErr w:type="spellEnd"/>
            <w:r w:rsidRPr="00F60EBE">
              <w:rPr>
                <w:sz w:val="22"/>
              </w:rPr>
              <w:t xml:space="preserve"> represents the previous rank of a track.</w:t>
            </w:r>
          </w:p>
        </w:tc>
      </w:tr>
      <w:tr w:rsidR="00BA3934" w:rsidRPr="00F60EBE" w14:paraId="2D398296"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5A97796" w14:textId="77777777" w:rsidR="00BA3934" w:rsidRPr="005E1059" w:rsidRDefault="00BA3934" w:rsidP="00D95754">
            <w:pPr>
              <w:rPr>
                <w:rFonts w:ascii="Times New Roman" w:eastAsia="Times New Roman" w:hAnsi="Times New Roman" w:cs="Times New Roman"/>
                <w:color w:val="000000"/>
                <w:sz w:val="22"/>
                <w:szCs w:val="22"/>
              </w:rPr>
            </w:pPr>
            <w:proofErr w:type="spellStart"/>
            <w:r w:rsidRPr="005E1059">
              <w:rPr>
                <w:rFonts w:ascii="Times New Roman" w:eastAsia="Times New Roman" w:hAnsi="Times New Roman" w:cs="Times New Roman"/>
                <w:color w:val="000000"/>
                <w:sz w:val="22"/>
                <w:szCs w:val="22"/>
              </w:rPr>
              <w:t>weeks_on_chart</w:t>
            </w:r>
            <w:proofErr w:type="spellEnd"/>
          </w:p>
        </w:tc>
        <w:tc>
          <w:tcPr>
            <w:tcW w:w="7603" w:type="dxa"/>
          </w:tcPr>
          <w:p w14:paraId="715D8EBB"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proofErr w:type="spellStart"/>
            <w:r w:rsidRPr="00F60EBE">
              <w:rPr>
                <w:sz w:val="22"/>
              </w:rPr>
              <w:t>Weeks_on_chart</w:t>
            </w:r>
            <w:proofErr w:type="spellEnd"/>
            <w:r w:rsidRPr="00F60EBE">
              <w:rPr>
                <w:sz w:val="22"/>
              </w:rPr>
              <w:t xml:space="preserve"> means how many weeks a track stays on chart.</w:t>
            </w:r>
          </w:p>
        </w:tc>
      </w:tr>
      <w:tr w:rsidR="00BA3934" w:rsidRPr="00F60EBE" w14:paraId="07079EE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125388A4"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year</w:t>
            </w:r>
          </w:p>
        </w:tc>
        <w:tc>
          <w:tcPr>
            <w:tcW w:w="7603" w:type="dxa"/>
          </w:tcPr>
          <w:p w14:paraId="29ADAE62" w14:textId="77777777" w:rsidR="00BA3934" w:rsidRPr="00F60EBE"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22"/>
              </w:rPr>
            </w:pPr>
            <w:r w:rsidRPr="00F60EBE">
              <w:rPr>
                <w:sz w:val="22"/>
              </w:rPr>
              <w:t>Year indicates which year the track is released on Spotify.</w:t>
            </w:r>
          </w:p>
        </w:tc>
      </w:tr>
      <w:tr w:rsidR="00BA3934" w:rsidRPr="00F60EBE" w14:paraId="05A748CF"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4A689BDA" w14:textId="77777777" w:rsidR="00BA3934" w:rsidRPr="005E1059" w:rsidRDefault="00BA3934" w:rsidP="00D95754">
            <w:pPr>
              <w:rPr>
                <w:rFonts w:ascii="Times New Roman" w:eastAsia="Times New Roman" w:hAnsi="Times New Roman" w:cs="Times New Roman"/>
                <w:color w:val="000000"/>
                <w:sz w:val="22"/>
                <w:szCs w:val="22"/>
              </w:rPr>
            </w:pPr>
            <w:proofErr w:type="spellStart"/>
            <w:r w:rsidRPr="005E1059">
              <w:rPr>
                <w:rFonts w:ascii="Times New Roman" w:eastAsia="Times New Roman" w:hAnsi="Times New Roman" w:cs="Times New Roman"/>
                <w:color w:val="000000"/>
                <w:sz w:val="22"/>
                <w:szCs w:val="22"/>
              </w:rPr>
              <w:t>released_date</w:t>
            </w:r>
            <w:proofErr w:type="spellEnd"/>
          </w:p>
        </w:tc>
        <w:tc>
          <w:tcPr>
            <w:tcW w:w="7603" w:type="dxa"/>
          </w:tcPr>
          <w:p w14:paraId="2A2FC50D" w14:textId="77777777" w:rsidR="00BA3934" w:rsidRPr="00F60EBE"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22"/>
              </w:rPr>
            </w:pPr>
            <w:proofErr w:type="spellStart"/>
            <w:r w:rsidRPr="00F60EBE">
              <w:rPr>
                <w:sz w:val="22"/>
              </w:rPr>
              <w:t>Released_date</w:t>
            </w:r>
            <w:proofErr w:type="spellEnd"/>
            <w:r w:rsidRPr="00F60EBE">
              <w:rPr>
                <w:sz w:val="22"/>
              </w:rPr>
              <w:t xml:space="preserve"> indicates which date or year the track is released on Spotify.</w:t>
            </w:r>
          </w:p>
        </w:tc>
      </w:tr>
    </w:tbl>
    <w:p w14:paraId="7DA0F2CE" w14:textId="77777777" w:rsidR="00BA3934" w:rsidRPr="00C61B13" w:rsidRDefault="00BA3934" w:rsidP="00BA3934">
      <w:pPr>
        <w:rPr>
          <w:rFonts w:ascii="Times New Roman" w:eastAsia="Times New Roman" w:hAnsi="Times New Roman" w:cs="Times New Roman"/>
        </w:rPr>
      </w:pPr>
    </w:p>
    <w:p w14:paraId="228FBF3A" w14:textId="77777777" w:rsidR="00BA3934" w:rsidRPr="00F60EBE" w:rsidRDefault="00BA3934" w:rsidP="00BA3934">
      <w:pPr>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my perspective, the data is suitable for my data-mining goals. The data includes the expected fields and the cases are sufficient based on the number of cases I’ve shown in the first table.</w:t>
      </w:r>
    </w:p>
    <w:p w14:paraId="7FA7C73E" w14:textId="77777777" w:rsidR="00BA3934" w:rsidRPr="00F60EBE" w:rsidRDefault="00BA3934" w:rsidP="00BA3934">
      <w:pPr>
        <w:rPr>
          <w:rFonts w:ascii="Times New Roman" w:eastAsia="Times New Roman" w:hAnsi="Times New Roman" w:cs="Times New Roman"/>
          <w:color w:val="000000"/>
        </w:rPr>
      </w:pPr>
    </w:p>
    <w:p w14:paraId="6293980C" w14:textId="77777777" w:rsidR="00BA3934" w:rsidRPr="00F60EBE" w:rsidRDefault="00BA3934" w:rsidP="00BA3934">
      <w:pPr>
        <w:rPr>
          <w:rFonts w:ascii="Times New Roman" w:eastAsia="Times New Roman" w:hAnsi="Times New Roman" w:cs="Times New Roman"/>
          <w:color w:val="000000"/>
        </w:rPr>
      </w:pPr>
      <w:r w:rsidRPr="00F60EBE">
        <w:rPr>
          <w:rFonts w:ascii="Times New Roman" w:eastAsia="Times New Roman" w:hAnsi="Times New Roman" w:cs="Times New Roman"/>
          <w:color w:val="000000"/>
        </w:rPr>
        <w:t xml:space="preserve">From Streaming History dataset, I can sum </w:t>
      </w:r>
      <w:r>
        <w:rPr>
          <w:rFonts w:ascii="Times New Roman" w:eastAsia="Times New Roman" w:hAnsi="Times New Roman" w:cs="Times New Roman"/>
          <w:color w:val="000000"/>
        </w:rPr>
        <w:t xml:space="preserve">the </w:t>
      </w:r>
      <w:r w:rsidRPr="00F60EBE">
        <w:rPr>
          <w:rFonts w:ascii="Times New Roman" w:eastAsia="Times New Roman" w:hAnsi="Times New Roman" w:cs="Times New Roman"/>
          <w:color w:val="000000"/>
        </w:rPr>
        <w:t>streaming time of each track I’ve listened during this year (i.e. January 18, 2022 to January 17, 2023). Then I will pull the data of the streaming time to Your Library dataset. After that, I will run different statistical models based on the audio features of each track and choose the model with the best performance. Then, I will use the optimal model to test in Global Weekly Top 100 Songs dataset. Using the audio features of each track in Global Weekly Top 100 Songs dataset, I can calculate the predicted streaming time of each track and select the top 20 tracks, which are my potential liked songs. By listening, I will be able to tell how many tracks are my actual liked songs.</w:t>
      </w:r>
    </w:p>
    <w:p w14:paraId="533CEE62" w14:textId="77777777" w:rsidR="00BA3934" w:rsidRPr="00F60EBE" w:rsidRDefault="00BA3934" w:rsidP="00BA3934">
      <w:pPr>
        <w:rPr>
          <w:rFonts w:ascii="Times New Roman" w:eastAsia="Times New Roman" w:hAnsi="Times New Roman" w:cs="Times New Roman"/>
          <w:color w:val="000000"/>
        </w:rPr>
      </w:pPr>
      <w:r w:rsidRPr="00F60EBE">
        <w:rPr>
          <w:rFonts w:ascii="Times New Roman" w:eastAsia="Times New Roman" w:hAnsi="Times New Roman" w:cs="Times New Roman"/>
          <w:color w:val="000000"/>
        </w:rPr>
        <w:t>In Generalized Dataset, they include the audio features of each song, so I will be able to use the neighborhood collaborative filtering to use the similarity metrics method which calculates the distance using audio features in the dataset and find the neighbor songs which have relatively less distance.</w:t>
      </w:r>
    </w:p>
    <w:p w14:paraId="63920043" w14:textId="025DF8BA" w:rsidR="00BA3934" w:rsidDel="00C20172" w:rsidRDefault="00BA3934" w:rsidP="00C20172">
      <w:pPr>
        <w:pStyle w:val="Heading2"/>
        <w:rPr>
          <w:del w:id="143" w:author="Lin, Madeline" w:date="2023-04-07T22:08:00Z"/>
          <w:rFonts w:ascii="Times New Roman" w:eastAsia="Times New Roman" w:hAnsi="Times New Roman" w:cs="Times New Roman"/>
        </w:rPr>
      </w:pPr>
    </w:p>
    <w:p w14:paraId="6A1BBA2E" w14:textId="77777777" w:rsidR="00C20172" w:rsidRPr="005E1059" w:rsidRDefault="00C20172" w:rsidP="005E1059">
      <w:pPr>
        <w:rPr>
          <w:ins w:id="144" w:author="Lin, Madeline" w:date="2023-04-07T22:08:00Z"/>
        </w:rPr>
      </w:pPr>
    </w:p>
    <w:p w14:paraId="7321024C" w14:textId="5567AD8B" w:rsidR="00BA3934" w:rsidDel="00FF7A5B" w:rsidRDefault="00BA3934" w:rsidP="00BA3934">
      <w:pPr>
        <w:spacing w:after="240"/>
        <w:rPr>
          <w:del w:id="145" w:author="Lin, Madeline" w:date="2023-04-07T21:50:00Z"/>
          <w:rFonts w:ascii="Times New Roman" w:eastAsia="Times New Roman" w:hAnsi="Times New Roman" w:cs="Times New Roman"/>
          <w:b/>
          <w:bCs/>
          <w:color w:val="70AD47"/>
        </w:rPr>
      </w:pPr>
      <w:del w:id="146" w:author="Lin, Madeline" w:date="2023-04-07T21:50:00Z">
        <w:r w:rsidRPr="00C61B13" w:rsidDel="00FF7A5B">
          <w:rPr>
            <w:rFonts w:ascii="Times New Roman" w:eastAsia="Times New Roman" w:hAnsi="Times New Roman" w:cs="Times New Roman"/>
          </w:rPr>
          <w:br/>
        </w:r>
      </w:del>
    </w:p>
    <w:p w14:paraId="54621665" w14:textId="057988C3" w:rsidR="00BA3934" w:rsidDel="00FF7A5B" w:rsidRDefault="00BA3934" w:rsidP="00BA3934">
      <w:pPr>
        <w:spacing w:after="240"/>
        <w:rPr>
          <w:del w:id="147" w:author="Lin, Madeline" w:date="2023-04-07T21:50:00Z"/>
          <w:rFonts w:ascii="Times New Roman" w:eastAsia="Times New Roman" w:hAnsi="Times New Roman" w:cs="Times New Roman"/>
          <w:b/>
          <w:bCs/>
          <w:color w:val="70AD47"/>
        </w:rPr>
      </w:pPr>
    </w:p>
    <w:p w14:paraId="326C5334" w14:textId="0AE15A9D" w:rsidR="00C20172" w:rsidRPr="00645B8D" w:rsidRDefault="00C20172" w:rsidP="00C20172">
      <w:pPr>
        <w:pStyle w:val="Heading2"/>
        <w:rPr>
          <w:rFonts w:ascii="Times New Roman" w:hAnsi="Times New Roman" w:cs="Times New Roman"/>
          <w:b/>
          <w:bCs/>
          <w:color w:val="70AD47" w:themeColor="accent6"/>
          <w:sz w:val="24"/>
          <w:szCs w:val="24"/>
        </w:rPr>
      </w:pPr>
      <w:r w:rsidRPr="00645B8D">
        <w:rPr>
          <w:rFonts w:ascii="Times New Roman" w:hAnsi="Times New Roman" w:cs="Times New Roman"/>
          <w:b/>
          <w:bCs/>
          <w:color w:val="70AD47" w:themeColor="accent6"/>
          <w:sz w:val="24"/>
          <w:szCs w:val="24"/>
        </w:rPr>
        <w:t>Task 2.</w:t>
      </w:r>
      <w:r>
        <w:rPr>
          <w:rFonts w:ascii="Times New Roman" w:hAnsi="Times New Roman" w:cs="Times New Roman"/>
          <w:b/>
          <w:bCs/>
          <w:color w:val="70AD47" w:themeColor="accent6"/>
          <w:sz w:val="24"/>
          <w:szCs w:val="24"/>
        </w:rPr>
        <w:t>3</w:t>
      </w:r>
      <w:r w:rsidRPr="00645B8D">
        <w:rPr>
          <w:rFonts w:ascii="Times New Roman" w:hAnsi="Times New Roman" w:cs="Times New Roman"/>
          <w:b/>
          <w:bCs/>
          <w:color w:val="70AD47" w:themeColor="accent6"/>
          <w:sz w:val="24"/>
          <w:szCs w:val="24"/>
        </w:rPr>
        <w:t xml:space="preserve">: </w:t>
      </w:r>
      <w:r>
        <w:rPr>
          <w:rFonts w:ascii="Times New Roman" w:hAnsi="Times New Roman" w:cs="Times New Roman"/>
          <w:b/>
          <w:bCs/>
          <w:color w:val="70AD47" w:themeColor="accent6"/>
          <w:sz w:val="24"/>
          <w:szCs w:val="24"/>
        </w:rPr>
        <w:t>Exploring Data</w:t>
      </w:r>
      <w:r w:rsidRPr="00645B8D">
        <w:rPr>
          <w:rFonts w:ascii="Times New Roman" w:hAnsi="Times New Roman" w:cs="Times New Roman"/>
          <w:b/>
          <w:bCs/>
          <w:color w:val="70AD47" w:themeColor="accent6"/>
          <w:sz w:val="24"/>
          <w:szCs w:val="24"/>
        </w:rPr>
        <w:t> </w:t>
      </w:r>
    </w:p>
    <w:p w14:paraId="00C0BE9F" w14:textId="30054C68" w:rsidR="00C20172" w:rsidRPr="00F60EBE" w:rsidRDefault="00C20172" w:rsidP="00C20172">
      <w:pPr>
        <w:rPr>
          <w:rFonts w:ascii="Times New Roman" w:eastAsia="Times New Roman" w:hAnsi="Times New Roman" w:cs="Times New Roman"/>
        </w:rPr>
      </w:pPr>
      <w:r w:rsidRPr="00C61B13">
        <w:rPr>
          <w:rFonts w:ascii="Times New Roman" w:eastAsia="Times New Roman" w:hAnsi="Times New Roman" w:cs="Times New Roman"/>
          <w:b/>
          <w:bCs/>
          <w:color w:val="70AD47"/>
        </w:rPr>
        <w:t>Deliverable: Data</w:t>
      </w:r>
      <w:r>
        <w:rPr>
          <w:rFonts w:ascii="Times New Roman" w:eastAsia="Times New Roman" w:hAnsi="Times New Roman" w:cs="Times New Roman"/>
          <w:b/>
          <w:bCs/>
          <w:color w:val="70AD47"/>
        </w:rPr>
        <w:t xml:space="preserve"> Exploration Report</w:t>
      </w:r>
      <w:r w:rsidRPr="00C61B13">
        <w:rPr>
          <w:rFonts w:ascii="Times New Roman" w:eastAsia="Times New Roman" w:hAnsi="Times New Roman" w:cs="Times New Roman"/>
          <w:b/>
          <w:bCs/>
          <w:color w:val="70AD47"/>
        </w:rPr>
        <w:t> </w:t>
      </w:r>
    </w:p>
    <w:p w14:paraId="2F4F4C97" w14:textId="7D5D8D3C" w:rsidR="00BA3934" w:rsidRPr="005E1059" w:rsidRDefault="00BA3934" w:rsidP="00BA3934">
      <w:pPr>
        <w:rPr>
          <w:rFonts w:ascii="Times New Roman" w:eastAsia="Times New Roman" w:hAnsi="Times New Roman" w:cs="Times New Roman"/>
          <w:sz w:val="28"/>
          <w:szCs w:val="28"/>
        </w:rPr>
      </w:pPr>
    </w:p>
    <w:p w14:paraId="103A0BFC" w14:textId="77777777" w:rsidR="00BA3934" w:rsidRPr="005E1059" w:rsidRDefault="00BA3934" w:rsidP="00BA3934">
      <w:pPr>
        <w:pStyle w:val="ListParagraph"/>
        <w:numPr>
          <w:ilvl w:val="0"/>
          <w:numId w:val="6"/>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Individual Dataset – Streaming History</w:t>
      </w:r>
    </w:p>
    <w:p w14:paraId="1DEA6ED5"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proofErr w:type="spellStart"/>
      <w:r w:rsidRPr="005E1059">
        <w:rPr>
          <w:rFonts w:ascii="Times New Roman" w:eastAsia="Times New Roman" w:hAnsi="Times New Roman" w:cs="Times New Roman"/>
          <w:color w:val="000000"/>
          <w:sz w:val="24"/>
          <w:szCs w:val="24"/>
        </w:rPr>
        <w:t>endTime</w:t>
      </w:r>
      <w:proofErr w:type="spellEnd"/>
    </w:p>
    <w:p w14:paraId="45AAA244" w14:textId="77777777" w:rsidR="00BA3934" w:rsidRPr="005E1059" w:rsidRDefault="00BA3934" w:rsidP="00BA3934">
      <w:pPr>
        <w:pStyle w:val="ListParagraph"/>
        <w:numPr>
          <w:ilvl w:val="0"/>
          <w:numId w:val="8"/>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Range: from 2022-01-18 to 2023-01-17 (a whole year)</w:t>
      </w:r>
    </w:p>
    <w:p w14:paraId="3E1FF015"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proofErr w:type="spellStart"/>
      <w:r w:rsidRPr="005E1059">
        <w:rPr>
          <w:rFonts w:ascii="Times New Roman" w:eastAsia="Times New Roman" w:hAnsi="Times New Roman" w:cs="Times New Roman"/>
          <w:color w:val="000000"/>
          <w:sz w:val="24"/>
          <w:szCs w:val="24"/>
        </w:rPr>
        <w:t>msPlayed</w:t>
      </w:r>
      <w:proofErr w:type="spellEnd"/>
    </w:p>
    <w:p w14:paraId="6A4A2640" w14:textId="77777777" w:rsidR="00BA3934" w:rsidRPr="005E1059" w:rsidRDefault="00BA3934" w:rsidP="00BA3934">
      <w:pPr>
        <w:pStyle w:val="ListParagraph"/>
        <w:numPr>
          <w:ilvl w:val="0"/>
          <w:numId w:val="8"/>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 xml:space="preserve">Range: from 12 </w:t>
      </w:r>
      <w:proofErr w:type="spellStart"/>
      <w:r w:rsidRPr="005E1059">
        <w:rPr>
          <w:rFonts w:ascii="Times New Roman" w:eastAsia="Times New Roman" w:hAnsi="Times New Roman" w:cs="Times New Roman"/>
          <w:color w:val="000000"/>
          <w:sz w:val="24"/>
          <w:szCs w:val="24"/>
        </w:rPr>
        <w:t>ms</w:t>
      </w:r>
      <w:proofErr w:type="spellEnd"/>
      <w:r w:rsidRPr="005E1059">
        <w:rPr>
          <w:rFonts w:ascii="Times New Roman" w:eastAsia="Times New Roman" w:hAnsi="Times New Roman" w:cs="Times New Roman"/>
          <w:color w:val="000000"/>
          <w:sz w:val="24"/>
          <w:szCs w:val="24"/>
        </w:rPr>
        <w:t xml:space="preserve"> to 1,729,654 </w:t>
      </w:r>
      <w:proofErr w:type="spellStart"/>
      <w:r w:rsidRPr="005E1059">
        <w:rPr>
          <w:rFonts w:ascii="Times New Roman" w:eastAsia="Times New Roman" w:hAnsi="Times New Roman" w:cs="Times New Roman"/>
          <w:color w:val="000000"/>
          <w:sz w:val="24"/>
          <w:szCs w:val="24"/>
        </w:rPr>
        <w:t>ms</w:t>
      </w:r>
      <w:proofErr w:type="spellEnd"/>
      <w:r w:rsidRPr="005E1059">
        <w:rPr>
          <w:rFonts w:ascii="Times New Roman" w:eastAsia="Times New Roman" w:hAnsi="Times New Roman" w:cs="Times New Roman"/>
          <w:color w:val="000000"/>
          <w:sz w:val="24"/>
          <w:szCs w:val="24"/>
        </w:rPr>
        <w:t xml:space="preserve"> (i.e. 0.0002 min to ~28.9 min) </w:t>
      </w:r>
    </w:p>
    <w:p w14:paraId="39AA502C"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Artist and track are categorical variables, which won’t be further analyzed in terms of the ranges/distributions/summaries</w:t>
      </w:r>
    </w:p>
    <w:p w14:paraId="55D2898A" w14:textId="77777777" w:rsidR="00BA3934" w:rsidRPr="005E1059" w:rsidRDefault="00BA3934" w:rsidP="00BA3934">
      <w:pPr>
        <w:pStyle w:val="ListParagraph"/>
        <w:numPr>
          <w:ilvl w:val="0"/>
          <w:numId w:val="6"/>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Individual Dataset – Your Library</w:t>
      </w:r>
    </w:p>
    <w:p w14:paraId="08F36002"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Uri is used to pull the audio features of each track</w:t>
      </w:r>
    </w:p>
    <w:p w14:paraId="7BB6DD47"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lastRenderedPageBreak/>
        <w:t>Artist, album and track are categorical variables, which won’t be further analyzed in terms of the ranges/distributions/summaries</w:t>
      </w:r>
    </w:p>
    <w:p w14:paraId="3153E19B" w14:textId="77777777" w:rsidR="00BA3934" w:rsidRPr="005E1059" w:rsidRDefault="00BA3934" w:rsidP="00BA3934">
      <w:pPr>
        <w:pStyle w:val="ListParagraph"/>
        <w:numPr>
          <w:ilvl w:val="0"/>
          <w:numId w:val="6"/>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Global Weekly Top 100 Songs</w:t>
      </w:r>
    </w:p>
    <w:p w14:paraId="7A02D80A"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proofErr w:type="spellStart"/>
      <w:r w:rsidRPr="005E1059">
        <w:rPr>
          <w:rFonts w:ascii="Times New Roman" w:eastAsia="Times New Roman" w:hAnsi="Times New Roman" w:cs="Times New Roman"/>
          <w:color w:val="000000"/>
          <w:sz w:val="24"/>
          <w:szCs w:val="24"/>
        </w:rPr>
        <w:t>msPlayed</w:t>
      </w:r>
      <w:proofErr w:type="spellEnd"/>
    </w:p>
    <w:p w14:paraId="5A26E494" w14:textId="77777777" w:rsidR="00BA3934" w:rsidRPr="005E1059" w:rsidRDefault="00BA3934" w:rsidP="00BA3934">
      <w:pPr>
        <w:pStyle w:val="ListParagraph"/>
        <w:numPr>
          <w:ilvl w:val="0"/>
          <w:numId w:val="8"/>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 xml:space="preserve">Range: from 8,821,050 </w:t>
      </w:r>
      <w:proofErr w:type="spellStart"/>
      <w:r w:rsidRPr="005E1059">
        <w:rPr>
          <w:rFonts w:ascii="Times New Roman" w:eastAsia="Times New Roman" w:hAnsi="Times New Roman" w:cs="Times New Roman"/>
          <w:color w:val="000000"/>
          <w:sz w:val="24"/>
          <w:szCs w:val="24"/>
        </w:rPr>
        <w:t>ms</w:t>
      </w:r>
      <w:proofErr w:type="spellEnd"/>
      <w:r w:rsidRPr="005E1059">
        <w:rPr>
          <w:rFonts w:ascii="Times New Roman" w:eastAsia="Times New Roman" w:hAnsi="Times New Roman" w:cs="Times New Roman"/>
          <w:color w:val="000000"/>
          <w:sz w:val="24"/>
          <w:szCs w:val="24"/>
        </w:rPr>
        <w:t xml:space="preserve"> to 47,288,509 </w:t>
      </w:r>
      <w:proofErr w:type="spellStart"/>
      <w:r w:rsidRPr="005E1059">
        <w:rPr>
          <w:rFonts w:ascii="Times New Roman" w:eastAsia="Times New Roman" w:hAnsi="Times New Roman" w:cs="Times New Roman"/>
          <w:color w:val="000000"/>
          <w:sz w:val="24"/>
          <w:szCs w:val="24"/>
        </w:rPr>
        <w:t>ms</w:t>
      </w:r>
      <w:proofErr w:type="spellEnd"/>
      <w:r w:rsidRPr="005E1059">
        <w:rPr>
          <w:rFonts w:ascii="Times New Roman" w:eastAsia="Times New Roman" w:hAnsi="Times New Roman" w:cs="Times New Roman"/>
          <w:color w:val="000000"/>
          <w:sz w:val="24"/>
          <w:szCs w:val="24"/>
        </w:rPr>
        <w:t xml:space="preserve"> (i.e. ~147 mins to ~788 mins)</w:t>
      </w:r>
    </w:p>
    <w:p w14:paraId="211BDFCE"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Uri is used to pull the audio features of each track</w:t>
      </w:r>
    </w:p>
    <w:p w14:paraId="456593BD"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Rank related columns are not necessarily to be analyzed in terms of ranges/distributions/summaries</w:t>
      </w:r>
    </w:p>
    <w:p w14:paraId="64E19273"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Artist, track and source are categorical variables, which won’t be further analyzed in terms of the ranges/distributions/summaries</w:t>
      </w:r>
    </w:p>
    <w:p w14:paraId="3CBC28FC" w14:textId="77777777" w:rsidR="00BA3934" w:rsidRPr="005E1059" w:rsidRDefault="00BA3934" w:rsidP="00BA3934">
      <w:pPr>
        <w:pStyle w:val="ListParagraph"/>
        <w:numPr>
          <w:ilvl w:val="0"/>
          <w:numId w:val="6"/>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Generalized Dataset</w:t>
      </w:r>
    </w:p>
    <w:p w14:paraId="197D11E8"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 xml:space="preserve">Year, </w:t>
      </w:r>
      <w:proofErr w:type="spellStart"/>
      <w:r w:rsidRPr="005E1059">
        <w:rPr>
          <w:rFonts w:ascii="Times New Roman" w:eastAsia="Times New Roman" w:hAnsi="Times New Roman" w:cs="Times New Roman"/>
          <w:color w:val="000000"/>
          <w:sz w:val="24"/>
          <w:szCs w:val="24"/>
        </w:rPr>
        <w:t>uri</w:t>
      </w:r>
      <w:proofErr w:type="spellEnd"/>
      <w:r w:rsidRPr="005E1059">
        <w:rPr>
          <w:rFonts w:ascii="Times New Roman" w:eastAsia="Times New Roman" w:hAnsi="Times New Roman" w:cs="Times New Roman"/>
          <w:color w:val="000000"/>
          <w:sz w:val="24"/>
          <w:szCs w:val="24"/>
        </w:rPr>
        <w:t xml:space="preserve"> and </w:t>
      </w:r>
      <w:proofErr w:type="spellStart"/>
      <w:r w:rsidRPr="005E1059">
        <w:rPr>
          <w:rFonts w:ascii="Times New Roman" w:eastAsia="Times New Roman" w:hAnsi="Times New Roman" w:cs="Times New Roman"/>
          <w:color w:val="000000"/>
          <w:sz w:val="24"/>
          <w:szCs w:val="24"/>
        </w:rPr>
        <w:t>release_date</w:t>
      </w:r>
      <w:proofErr w:type="spellEnd"/>
      <w:r w:rsidRPr="005E1059">
        <w:rPr>
          <w:rFonts w:ascii="Times New Roman" w:eastAsia="Times New Roman" w:hAnsi="Times New Roman" w:cs="Times New Roman"/>
          <w:color w:val="000000"/>
          <w:sz w:val="24"/>
          <w:szCs w:val="24"/>
        </w:rPr>
        <w:t xml:space="preserve"> are not necessarily to be analyzed in terms of ranges/distributions/summaries</w:t>
      </w:r>
    </w:p>
    <w:p w14:paraId="6E24BA42" w14:textId="77777777" w:rsidR="00BA3934" w:rsidRPr="005E1059" w:rsidRDefault="00BA3934" w:rsidP="00BA3934">
      <w:pPr>
        <w:pStyle w:val="ListParagraph"/>
        <w:numPr>
          <w:ilvl w:val="0"/>
          <w:numId w:val="7"/>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Artist and track are categorical variables, which won’t be further analyzed in terms of the ranges/distributions/summaries</w:t>
      </w:r>
    </w:p>
    <w:p w14:paraId="3D154731" w14:textId="77777777" w:rsidR="003F7302" w:rsidRPr="005E1059" w:rsidRDefault="003F7302" w:rsidP="005E1059">
      <w:pPr>
        <w:pStyle w:val="ListParagraph"/>
        <w:spacing w:after="0"/>
        <w:ind w:left="1495"/>
        <w:rPr>
          <w:ins w:id="148" w:author="Lin, Madeline" w:date="2023-04-07T22:33:00Z"/>
          <w:rFonts w:ascii="Times New Roman" w:eastAsia="Times New Roman" w:hAnsi="Times New Roman" w:cs="Times New Roman"/>
          <w:color w:val="000000"/>
          <w:sz w:val="24"/>
          <w:szCs w:val="24"/>
        </w:rPr>
      </w:pPr>
    </w:p>
    <w:p w14:paraId="120A7309" w14:textId="1A40A561" w:rsidR="00BA3934" w:rsidRPr="005E1059" w:rsidRDefault="00BA3934" w:rsidP="00BA3934">
      <w:pPr>
        <w:pStyle w:val="ListParagraph"/>
        <w:numPr>
          <w:ilvl w:val="0"/>
          <w:numId w:val="7"/>
        </w:numPr>
        <w:spacing w:after="0"/>
        <w:rPr>
          <w:ins w:id="149" w:author="Lin, Madeline" w:date="2023-04-07T22:33:00Z"/>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Summarized Table</w:t>
      </w:r>
    </w:p>
    <w:p w14:paraId="6E3FA242" w14:textId="77777777" w:rsidR="003F7302" w:rsidRPr="00AE0CBE" w:rsidRDefault="003F7302" w:rsidP="005E1059">
      <w:pPr>
        <w:pStyle w:val="ListParagraph"/>
        <w:spacing w:after="0"/>
        <w:ind w:left="1495"/>
        <w:rPr>
          <w:rFonts w:ascii="Times New Roman" w:eastAsia="Times New Roman" w:hAnsi="Times New Roman" w:cs="Times New Roman"/>
          <w:color w:val="000000"/>
        </w:rPr>
      </w:pPr>
    </w:p>
    <w:tbl>
      <w:tblPr>
        <w:tblStyle w:val="GridTable4-Accent6"/>
        <w:tblW w:w="0" w:type="auto"/>
        <w:tblInd w:w="1525" w:type="dxa"/>
        <w:tblLook w:val="04A0" w:firstRow="1" w:lastRow="0" w:firstColumn="1" w:lastColumn="0" w:noHBand="0" w:noVBand="1"/>
      </w:tblPr>
      <w:tblGrid>
        <w:gridCol w:w="1843"/>
        <w:gridCol w:w="3335"/>
        <w:gridCol w:w="2647"/>
      </w:tblGrid>
      <w:tr w:rsidR="00BA3934" w:rsidRPr="00F60EBE" w14:paraId="2A1446F6" w14:textId="77777777" w:rsidTr="00D9575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35EBD9E4" w14:textId="77777777" w:rsidR="00BA3934" w:rsidRPr="00F60EBE" w:rsidRDefault="00BA3934" w:rsidP="00D95754">
            <w:pPr>
              <w:pStyle w:val="ListParagraph"/>
              <w:ind w:left="0"/>
              <w:rPr>
                <w:rFonts w:ascii="Times New Roman" w:eastAsia="Times New Roman" w:hAnsi="Times New Roman" w:cs="Times New Roman"/>
                <w:color w:val="000000"/>
              </w:rPr>
            </w:pPr>
            <w:r w:rsidRPr="00F60EBE">
              <w:rPr>
                <w:rFonts w:ascii="Times New Roman" w:eastAsia="Times New Roman" w:hAnsi="Times New Roman" w:cs="Times New Roman"/>
                <w:color w:val="000000"/>
              </w:rPr>
              <w:t>Audio Features</w:t>
            </w:r>
          </w:p>
        </w:tc>
        <w:tc>
          <w:tcPr>
            <w:tcW w:w="3420" w:type="dxa"/>
          </w:tcPr>
          <w:p w14:paraId="3412CD74" w14:textId="77777777" w:rsidR="00BA3934" w:rsidRPr="00F60EBE" w:rsidRDefault="00BA3934" w:rsidP="00D957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Range</w:t>
            </w:r>
          </w:p>
        </w:tc>
        <w:tc>
          <w:tcPr>
            <w:tcW w:w="2695" w:type="dxa"/>
          </w:tcPr>
          <w:p w14:paraId="5060BBDF" w14:textId="77777777" w:rsidR="00BA3934" w:rsidRPr="00F60EBE" w:rsidRDefault="00BA3934" w:rsidP="00D957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Distribution</w:t>
            </w:r>
          </w:p>
        </w:tc>
      </w:tr>
      <w:tr w:rsidR="00BA3934" w:rsidRPr="00F60EBE" w14:paraId="5E2CB2F7"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66F302E3" w14:textId="77777777" w:rsidR="00BA3934" w:rsidRPr="00F60EBE" w:rsidRDefault="00BA3934" w:rsidP="00D95754">
            <w:pPr>
              <w:rPr>
                <w:rFonts w:ascii="Times New Roman" w:eastAsia="Times New Roman" w:hAnsi="Times New Roman" w:cs="Times New Roman"/>
                <w:color w:val="000000"/>
              </w:rPr>
            </w:pPr>
            <w:r w:rsidRPr="00F60EBE">
              <w:rPr>
                <w:rFonts w:ascii="Times New Roman" w:eastAsia="Times New Roman" w:hAnsi="Times New Roman" w:cs="Times New Roman"/>
                <w:color w:val="000000"/>
              </w:rPr>
              <w:t>Danceability</w:t>
            </w:r>
          </w:p>
        </w:tc>
        <w:tc>
          <w:tcPr>
            <w:tcW w:w="3420" w:type="dxa"/>
          </w:tcPr>
          <w:p w14:paraId="13C2AF29"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theory, from 0 to 1</w:t>
            </w:r>
          </w:p>
          <w:p w14:paraId="2EC67291"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our dataset, from 0 to 0.988</w:t>
            </w:r>
          </w:p>
        </w:tc>
        <w:tc>
          <w:tcPr>
            <w:tcW w:w="2695" w:type="dxa"/>
          </w:tcPr>
          <w:p w14:paraId="0E25E0C6"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1896A339"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1710" w:type="dxa"/>
          </w:tcPr>
          <w:p w14:paraId="73DA9FEB"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Energy</w:t>
            </w:r>
          </w:p>
        </w:tc>
        <w:tc>
          <w:tcPr>
            <w:tcW w:w="3420" w:type="dxa"/>
          </w:tcPr>
          <w:p w14:paraId="2535F3AF"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1</w:t>
            </w:r>
          </w:p>
        </w:tc>
        <w:tc>
          <w:tcPr>
            <w:tcW w:w="2695" w:type="dxa"/>
          </w:tcPr>
          <w:p w14:paraId="21D2370D"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0900254D"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66008FB5"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Explicit</w:t>
            </w:r>
          </w:p>
        </w:tc>
        <w:tc>
          <w:tcPr>
            <w:tcW w:w="3420" w:type="dxa"/>
          </w:tcPr>
          <w:p w14:paraId="3E95EFF7"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0 or 1</w:t>
            </w:r>
          </w:p>
        </w:tc>
        <w:tc>
          <w:tcPr>
            <w:tcW w:w="2695" w:type="dxa"/>
          </w:tcPr>
          <w:p w14:paraId="1923AF13"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Discrete</w:t>
            </w:r>
          </w:p>
        </w:tc>
      </w:tr>
      <w:tr w:rsidR="00BA3934" w:rsidRPr="00F60EBE" w14:paraId="1600E36B"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1710" w:type="dxa"/>
          </w:tcPr>
          <w:p w14:paraId="65A3B3B1" w14:textId="77777777" w:rsidR="00BA3934" w:rsidRPr="00F60EBE" w:rsidRDefault="00BA3934" w:rsidP="00D95754">
            <w:pPr>
              <w:rPr>
                <w:rFonts w:ascii="Times New Roman" w:eastAsia="Times New Roman" w:hAnsi="Times New Roman" w:cs="Times New Roman"/>
                <w:b w:val="0"/>
                <w:bCs w:val="0"/>
                <w:color w:val="000000"/>
              </w:rPr>
            </w:pPr>
            <w:proofErr w:type="spellStart"/>
            <w:r w:rsidRPr="00F60EBE">
              <w:rPr>
                <w:rFonts w:ascii="Times New Roman" w:eastAsia="Times New Roman" w:hAnsi="Times New Roman" w:cs="Times New Roman"/>
                <w:b w:val="0"/>
                <w:bCs w:val="0"/>
                <w:color w:val="000000"/>
              </w:rPr>
              <w:t>Acousticness</w:t>
            </w:r>
            <w:proofErr w:type="spellEnd"/>
          </w:p>
        </w:tc>
        <w:tc>
          <w:tcPr>
            <w:tcW w:w="3420" w:type="dxa"/>
          </w:tcPr>
          <w:p w14:paraId="54317A65"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theory, from 0 to 1</w:t>
            </w:r>
          </w:p>
          <w:p w14:paraId="09316084"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our dataset, 0 to 0.996</w:t>
            </w:r>
          </w:p>
        </w:tc>
        <w:tc>
          <w:tcPr>
            <w:tcW w:w="2695" w:type="dxa"/>
          </w:tcPr>
          <w:p w14:paraId="46506A0A"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318E5899"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3B2134EC"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Valence</w:t>
            </w:r>
          </w:p>
        </w:tc>
        <w:tc>
          <w:tcPr>
            <w:tcW w:w="3420" w:type="dxa"/>
          </w:tcPr>
          <w:p w14:paraId="03F80C4B"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1</w:t>
            </w:r>
          </w:p>
        </w:tc>
        <w:tc>
          <w:tcPr>
            <w:tcW w:w="2695" w:type="dxa"/>
          </w:tcPr>
          <w:p w14:paraId="5DFC4275"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084B0A3F"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1710" w:type="dxa"/>
          </w:tcPr>
          <w:p w14:paraId="3CE9B41B" w14:textId="77777777" w:rsidR="00BA3934" w:rsidRPr="00F60EBE" w:rsidRDefault="00BA3934" w:rsidP="00D95754">
            <w:pPr>
              <w:rPr>
                <w:rFonts w:ascii="Times New Roman" w:eastAsia="Times New Roman" w:hAnsi="Times New Roman" w:cs="Times New Roman"/>
                <w:b w:val="0"/>
                <w:bCs w:val="0"/>
                <w:color w:val="000000"/>
              </w:rPr>
            </w:pPr>
            <w:proofErr w:type="spellStart"/>
            <w:r w:rsidRPr="00F60EBE">
              <w:rPr>
                <w:rFonts w:ascii="Times New Roman" w:eastAsia="Times New Roman" w:hAnsi="Times New Roman" w:cs="Times New Roman"/>
                <w:b w:val="0"/>
                <w:bCs w:val="0"/>
                <w:color w:val="000000"/>
              </w:rPr>
              <w:t>Instrumentalness</w:t>
            </w:r>
            <w:proofErr w:type="spellEnd"/>
          </w:p>
        </w:tc>
        <w:tc>
          <w:tcPr>
            <w:tcW w:w="3420" w:type="dxa"/>
          </w:tcPr>
          <w:p w14:paraId="6CAF576F"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1</w:t>
            </w:r>
          </w:p>
        </w:tc>
        <w:tc>
          <w:tcPr>
            <w:tcW w:w="2695" w:type="dxa"/>
          </w:tcPr>
          <w:p w14:paraId="1DBA1F2F"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4431E49D"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41D4C0E5"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Key</w:t>
            </w:r>
          </w:p>
        </w:tc>
        <w:tc>
          <w:tcPr>
            <w:tcW w:w="3420" w:type="dxa"/>
          </w:tcPr>
          <w:p w14:paraId="19F8D8E7"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11</w:t>
            </w:r>
          </w:p>
        </w:tc>
        <w:tc>
          <w:tcPr>
            <w:tcW w:w="2695" w:type="dxa"/>
          </w:tcPr>
          <w:p w14:paraId="7AA5C2DF"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Discrete</w:t>
            </w:r>
          </w:p>
        </w:tc>
      </w:tr>
      <w:tr w:rsidR="00BA3934" w:rsidRPr="00F60EBE" w14:paraId="18EF26DB"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1710" w:type="dxa"/>
          </w:tcPr>
          <w:p w14:paraId="491C41C3"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Liveness</w:t>
            </w:r>
          </w:p>
        </w:tc>
        <w:tc>
          <w:tcPr>
            <w:tcW w:w="3420" w:type="dxa"/>
          </w:tcPr>
          <w:p w14:paraId="5C13B0CD"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1</w:t>
            </w:r>
          </w:p>
        </w:tc>
        <w:tc>
          <w:tcPr>
            <w:tcW w:w="2695" w:type="dxa"/>
          </w:tcPr>
          <w:p w14:paraId="7A7295F1"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15AF6A87"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29B24D0B"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Loudness</w:t>
            </w:r>
          </w:p>
        </w:tc>
        <w:tc>
          <w:tcPr>
            <w:tcW w:w="3420" w:type="dxa"/>
          </w:tcPr>
          <w:p w14:paraId="38425C4A"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theory, from -60 to 0</w:t>
            </w:r>
          </w:p>
          <w:p w14:paraId="64DB4CAF"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our dataset, -47.046 to -0.671</w:t>
            </w:r>
          </w:p>
        </w:tc>
        <w:tc>
          <w:tcPr>
            <w:tcW w:w="2695" w:type="dxa"/>
          </w:tcPr>
          <w:p w14:paraId="4C19D28E"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7559C541"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1710" w:type="dxa"/>
          </w:tcPr>
          <w:p w14:paraId="059687D3"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Mode</w:t>
            </w:r>
          </w:p>
        </w:tc>
        <w:tc>
          <w:tcPr>
            <w:tcW w:w="3420" w:type="dxa"/>
          </w:tcPr>
          <w:p w14:paraId="7AE567C4"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1</w:t>
            </w:r>
          </w:p>
        </w:tc>
        <w:tc>
          <w:tcPr>
            <w:tcW w:w="2695" w:type="dxa"/>
          </w:tcPr>
          <w:p w14:paraId="4DCABA4C"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Discrete</w:t>
            </w:r>
          </w:p>
        </w:tc>
      </w:tr>
      <w:tr w:rsidR="00BA3934" w:rsidRPr="00F60EBE" w14:paraId="39488B9A"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0FF1520A" w14:textId="77777777" w:rsidR="00BA3934" w:rsidRPr="00F60EBE" w:rsidRDefault="00BA3934" w:rsidP="00D95754">
            <w:pPr>
              <w:rPr>
                <w:rFonts w:ascii="Times New Roman" w:eastAsia="Times New Roman" w:hAnsi="Times New Roman" w:cs="Times New Roman"/>
                <w:b w:val="0"/>
                <w:bCs w:val="0"/>
                <w:color w:val="000000"/>
              </w:rPr>
            </w:pPr>
            <w:proofErr w:type="spellStart"/>
            <w:r w:rsidRPr="00F60EBE">
              <w:rPr>
                <w:rFonts w:ascii="Times New Roman" w:eastAsia="Times New Roman" w:hAnsi="Times New Roman" w:cs="Times New Roman"/>
                <w:b w:val="0"/>
                <w:bCs w:val="0"/>
                <w:color w:val="000000"/>
              </w:rPr>
              <w:t>Speechiness</w:t>
            </w:r>
            <w:proofErr w:type="spellEnd"/>
          </w:p>
        </w:tc>
        <w:tc>
          <w:tcPr>
            <w:tcW w:w="3420" w:type="dxa"/>
          </w:tcPr>
          <w:p w14:paraId="37E51430"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theory, from 0 to 1</w:t>
            </w:r>
          </w:p>
          <w:p w14:paraId="6A444502"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In our dataset, from 0 to 0.97</w:t>
            </w:r>
          </w:p>
        </w:tc>
        <w:tc>
          <w:tcPr>
            <w:tcW w:w="2695" w:type="dxa"/>
          </w:tcPr>
          <w:p w14:paraId="58185A2E"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72B0A104"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1710" w:type="dxa"/>
          </w:tcPr>
          <w:p w14:paraId="2F205436"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Tempo</w:t>
            </w:r>
          </w:p>
        </w:tc>
        <w:tc>
          <w:tcPr>
            <w:tcW w:w="3420" w:type="dxa"/>
          </w:tcPr>
          <w:p w14:paraId="064B571D"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215.918</w:t>
            </w:r>
          </w:p>
        </w:tc>
        <w:tc>
          <w:tcPr>
            <w:tcW w:w="2695" w:type="dxa"/>
          </w:tcPr>
          <w:p w14:paraId="1359AF8E"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50A6133D"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710" w:type="dxa"/>
          </w:tcPr>
          <w:p w14:paraId="7D1E0CC3" w14:textId="77777777" w:rsidR="00BA3934" w:rsidRPr="00F60EBE" w:rsidRDefault="00BA3934" w:rsidP="00D95754">
            <w:pPr>
              <w:rPr>
                <w:rFonts w:ascii="Times New Roman" w:eastAsia="Times New Roman" w:hAnsi="Times New Roman" w:cs="Times New Roman"/>
                <w:b w:val="0"/>
                <w:bCs w:val="0"/>
                <w:color w:val="000000"/>
              </w:rPr>
            </w:pPr>
            <w:proofErr w:type="spellStart"/>
            <w:r w:rsidRPr="00F60EBE">
              <w:rPr>
                <w:rFonts w:ascii="Times New Roman" w:eastAsia="Times New Roman" w:hAnsi="Times New Roman" w:cs="Times New Roman"/>
                <w:b w:val="0"/>
                <w:bCs w:val="0"/>
                <w:color w:val="000000"/>
              </w:rPr>
              <w:t>Duration_ms</w:t>
            </w:r>
            <w:proofErr w:type="spellEnd"/>
          </w:p>
        </w:tc>
        <w:tc>
          <w:tcPr>
            <w:tcW w:w="3420" w:type="dxa"/>
          </w:tcPr>
          <w:p w14:paraId="04DC8DDA"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 xml:space="preserve">From 10,371 </w:t>
            </w:r>
            <w:proofErr w:type="spellStart"/>
            <w:r w:rsidRPr="00F60EBE">
              <w:rPr>
                <w:rFonts w:ascii="Times New Roman" w:eastAsia="Times New Roman" w:hAnsi="Times New Roman" w:cs="Times New Roman"/>
                <w:color w:val="000000"/>
              </w:rPr>
              <w:t>ms</w:t>
            </w:r>
            <w:proofErr w:type="spellEnd"/>
            <w:r w:rsidRPr="00F60EBE">
              <w:rPr>
                <w:rFonts w:ascii="Times New Roman" w:eastAsia="Times New Roman" w:hAnsi="Times New Roman" w:cs="Times New Roman"/>
                <w:color w:val="000000"/>
              </w:rPr>
              <w:t xml:space="preserve"> to 2,525,293 </w:t>
            </w:r>
            <w:proofErr w:type="spellStart"/>
            <w:r w:rsidRPr="00F60EBE">
              <w:rPr>
                <w:rFonts w:ascii="Times New Roman" w:eastAsia="Times New Roman" w:hAnsi="Times New Roman" w:cs="Times New Roman"/>
                <w:color w:val="000000"/>
              </w:rPr>
              <w:t>ms</w:t>
            </w:r>
            <w:proofErr w:type="spellEnd"/>
            <w:r w:rsidRPr="00F60EBE">
              <w:rPr>
                <w:rFonts w:ascii="Times New Roman" w:eastAsia="Times New Roman" w:hAnsi="Times New Roman" w:cs="Times New Roman"/>
                <w:color w:val="000000"/>
              </w:rPr>
              <w:t xml:space="preserve"> </w:t>
            </w:r>
          </w:p>
          <w:p w14:paraId="1C3AA529"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(i.e. ~0.173 min to ~42.088 min)</w:t>
            </w:r>
          </w:p>
        </w:tc>
        <w:tc>
          <w:tcPr>
            <w:tcW w:w="2695" w:type="dxa"/>
          </w:tcPr>
          <w:p w14:paraId="10DEDBE1" w14:textId="77777777" w:rsidR="00BA3934" w:rsidRPr="00F60EBE"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N/A</w:t>
            </w:r>
          </w:p>
        </w:tc>
      </w:tr>
      <w:tr w:rsidR="00BA3934" w:rsidRPr="00F60EBE" w14:paraId="6FBAB3D8"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1710" w:type="dxa"/>
          </w:tcPr>
          <w:p w14:paraId="0E3CF676" w14:textId="77777777" w:rsidR="00BA3934" w:rsidRPr="00F60EBE" w:rsidRDefault="00BA3934" w:rsidP="00D95754">
            <w:pPr>
              <w:rPr>
                <w:rFonts w:ascii="Times New Roman" w:eastAsia="Times New Roman" w:hAnsi="Times New Roman" w:cs="Times New Roman"/>
                <w:b w:val="0"/>
                <w:bCs w:val="0"/>
                <w:color w:val="000000"/>
              </w:rPr>
            </w:pPr>
            <w:r w:rsidRPr="00F60EBE">
              <w:rPr>
                <w:rFonts w:ascii="Times New Roman" w:eastAsia="Times New Roman" w:hAnsi="Times New Roman" w:cs="Times New Roman"/>
                <w:b w:val="0"/>
                <w:bCs w:val="0"/>
                <w:color w:val="000000"/>
              </w:rPr>
              <w:t>Popularity</w:t>
            </w:r>
          </w:p>
        </w:tc>
        <w:tc>
          <w:tcPr>
            <w:tcW w:w="3420" w:type="dxa"/>
          </w:tcPr>
          <w:p w14:paraId="53C7C48A"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From 0 to 100 (integer)</w:t>
            </w:r>
          </w:p>
        </w:tc>
        <w:tc>
          <w:tcPr>
            <w:tcW w:w="2695" w:type="dxa"/>
          </w:tcPr>
          <w:p w14:paraId="31CBBA66" w14:textId="77777777" w:rsidR="00BA3934" w:rsidRPr="00F60EBE"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F60EBE">
              <w:rPr>
                <w:rFonts w:ascii="Times New Roman" w:eastAsia="Times New Roman" w:hAnsi="Times New Roman" w:cs="Times New Roman"/>
                <w:color w:val="000000"/>
              </w:rPr>
              <w:t>Discrete</w:t>
            </w:r>
          </w:p>
        </w:tc>
      </w:tr>
    </w:tbl>
    <w:p w14:paraId="689248AC" w14:textId="77777777" w:rsidR="00BA3934" w:rsidRPr="00F60EBE" w:rsidRDefault="00BA3934" w:rsidP="00BA3934">
      <w:pPr>
        <w:rPr>
          <w:rFonts w:ascii="Times New Roman" w:eastAsia="Times New Roman" w:hAnsi="Times New Roman" w:cs="Times New Roman"/>
          <w:color w:val="000000"/>
        </w:rPr>
      </w:pPr>
    </w:p>
    <w:p w14:paraId="4EFADB34"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2.4: Verifying Data Quality </w:t>
      </w:r>
    </w:p>
    <w:p w14:paraId="08B8493D" w14:textId="77777777" w:rsidR="00BA3934" w:rsidDel="00C20172" w:rsidRDefault="00BA3934" w:rsidP="00BA3934">
      <w:pPr>
        <w:rPr>
          <w:del w:id="150" w:author="Lin, Madeline" w:date="2023-04-07T22:07:00Z"/>
          <w:rFonts w:ascii="Times New Roman" w:eastAsia="Times New Roman" w:hAnsi="Times New Roman" w:cs="Times New Roman"/>
          <w:b/>
          <w:bCs/>
          <w:color w:val="70AD47"/>
        </w:rPr>
      </w:pPr>
    </w:p>
    <w:p w14:paraId="20DE597E" w14:textId="20EEAD5A" w:rsidR="00BA3934" w:rsidRPr="00F60EBE" w:rsidRDefault="00BA3934" w:rsidP="00BA3934">
      <w:pPr>
        <w:rPr>
          <w:rFonts w:ascii="Times New Roman" w:eastAsia="Times New Roman" w:hAnsi="Times New Roman" w:cs="Times New Roman"/>
        </w:rPr>
      </w:pPr>
      <w:r w:rsidRPr="00C61B13">
        <w:rPr>
          <w:rFonts w:ascii="Times New Roman" w:eastAsia="Times New Roman" w:hAnsi="Times New Roman" w:cs="Times New Roman"/>
          <w:b/>
          <w:bCs/>
          <w:color w:val="70AD47"/>
        </w:rPr>
        <w:t>Deliverable: Data Quality Report </w:t>
      </w:r>
    </w:p>
    <w:p w14:paraId="26C95FEB" w14:textId="77777777" w:rsidR="00076EAA" w:rsidRDefault="00076EAA" w:rsidP="00BA3934">
      <w:pPr>
        <w:rPr>
          <w:ins w:id="151" w:author="Lin, Madeline" w:date="2023-04-07T22:09:00Z"/>
          <w:rFonts w:ascii="Times New Roman" w:eastAsia="Times New Roman" w:hAnsi="Times New Roman" w:cs="Times New Roman"/>
          <w:color w:val="000000"/>
        </w:rPr>
      </w:pPr>
    </w:p>
    <w:p w14:paraId="0D1BF052" w14:textId="3F331C16" w:rsidR="00BA3934" w:rsidRPr="00F60EBE" w:rsidRDefault="00BA3934" w:rsidP="00BA3934">
      <w:pPr>
        <w:rPr>
          <w:rFonts w:ascii="Times New Roman" w:eastAsia="Times New Roman" w:hAnsi="Times New Roman" w:cs="Times New Roman"/>
          <w:color w:val="000000"/>
        </w:rPr>
      </w:pPr>
      <w:r w:rsidRPr="00F60EBE">
        <w:rPr>
          <w:rFonts w:ascii="Times New Roman" w:eastAsia="Times New Roman" w:hAnsi="Times New Roman" w:cs="Times New Roman"/>
          <w:color w:val="000000"/>
        </w:rPr>
        <w:t xml:space="preserve">I have checked these datasets and confirmed that the data quality can support the goals of the project. </w:t>
      </w:r>
    </w:p>
    <w:p w14:paraId="03DF4073" w14:textId="77777777" w:rsidR="00BA3934" w:rsidRPr="00F60EBE" w:rsidRDefault="00BA3934" w:rsidP="00BA393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these datasets, as I have roughly examined all the rows and calculated the ranges of the numerical variables. </w:t>
      </w:r>
      <w:r w:rsidRPr="00F60EBE">
        <w:rPr>
          <w:rFonts w:ascii="Times New Roman" w:eastAsia="Times New Roman" w:hAnsi="Times New Roman" w:cs="Times New Roman"/>
          <w:color w:val="000000"/>
        </w:rPr>
        <w:t>I d</w:t>
      </w:r>
      <w:r>
        <w:rPr>
          <w:rFonts w:ascii="Times New Roman" w:eastAsia="Times New Roman" w:hAnsi="Times New Roman" w:cs="Times New Roman"/>
          <w:color w:val="000000"/>
        </w:rPr>
        <w:t>o not think there are any major quality issues. There may be some minor quality issues which I may encounter during my data modeling phases but I think I will be able to figure them out. Under the worst circumstance where I need to change the project goals or plans, I will consult with the professor in advance if there are any serious quality issues with no adequate solutions.</w:t>
      </w:r>
    </w:p>
    <w:p w14:paraId="26B83A45" w14:textId="77777777" w:rsidR="00BA3934" w:rsidRPr="00F60EBE" w:rsidDel="0056086D" w:rsidRDefault="00BA3934" w:rsidP="00BA3934">
      <w:pPr>
        <w:rPr>
          <w:del w:id="152" w:author="Lin, Madeline" w:date="2023-04-07T22:10:00Z"/>
        </w:rPr>
      </w:pPr>
    </w:p>
    <w:p w14:paraId="04A02F47" w14:textId="77777777" w:rsidR="00BA3934" w:rsidRPr="00F60EBE" w:rsidRDefault="00BA3934" w:rsidP="00BA3934"/>
    <w:p w14:paraId="3050DB46" w14:textId="5356E74B" w:rsidR="00BA3934" w:rsidRPr="005E1059" w:rsidDel="0056086D" w:rsidRDefault="00BA3934">
      <w:pPr>
        <w:pStyle w:val="Heading1"/>
        <w:rPr>
          <w:del w:id="153" w:author="Lin, Madeline" w:date="2023-04-07T22:09:00Z"/>
          <w:rFonts w:ascii="Times New Roman" w:hAnsi="Times New Roman" w:cs="Times New Roman"/>
          <w:b/>
          <w:bCs/>
          <w:color w:val="5B9BD5" w:themeColor="accent5"/>
        </w:rPr>
        <w:pPrChange w:id="154" w:author="Lin, Madeline" w:date="2023-04-07T22:09:00Z">
          <w:pPr>
            <w:jc w:val="center"/>
          </w:pPr>
        </w:pPrChange>
      </w:pPr>
      <w:del w:id="155" w:author="Lin, Madeline" w:date="2023-04-07T22:10:00Z">
        <w:r w:rsidRPr="005E1059" w:rsidDel="0056086D">
          <w:rPr>
            <w:rFonts w:ascii="Times New Roman" w:hAnsi="Times New Roman" w:cs="Times New Roman"/>
            <w:b/>
            <w:bCs/>
            <w:color w:val="5B9BD5" w:themeColor="accent5"/>
            <w:sz w:val="24"/>
            <w:szCs w:val="24"/>
          </w:rPr>
          <w:delText>CS703 3.0 Data Preparation</w:delText>
        </w:r>
      </w:del>
    </w:p>
    <w:p w14:paraId="28F8E67F" w14:textId="5D20A0D0" w:rsidR="00BA3934" w:rsidRPr="00C61B13" w:rsidDel="0056086D" w:rsidRDefault="00BA3934">
      <w:pPr>
        <w:pStyle w:val="Heading1"/>
        <w:rPr>
          <w:del w:id="156" w:author="Lin, Madeline" w:date="2023-04-07T22:10:00Z"/>
        </w:rPr>
        <w:pPrChange w:id="157" w:author="Lin, Madeline" w:date="2023-04-07T22:09:00Z">
          <w:pPr>
            <w:jc w:val="center"/>
          </w:pPr>
        </w:pPrChange>
      </w:pPr>
      <w:del w:id="158" w:author="Lin, Madeline" w:date="2023-04-07T22:09:00Z">
        <w:r w:rsidRPr="00C61B13" w:rsidDel="0056086D">
          <w:delText>                                         </w:delText>
        </w:r>
        <w:r w:rsidRPr="00C61B13" w:rsidDel="0056086D">
          <w:rPr>
            <w:i/>
            <w:iCs/>
          </w:rPr>
          <w:delText>Madeline Lin</w:delText>
        </w:r>
      </w:del>
    </w:p>
    <w:p w14:paraId="6FAF5659" w14:textId="710B5D8A" w:rsidR="00BA3934" w:rsidRPr="00C61B13" w:rsidRDefault="0056086D" w:rsidP="005E1059">
      <w:pPr>
        <w:pStyle w:val="Heading1"/>
        <w:rPr>
          <w:rFonts w:ascii="Times New Roman" w:eastAsia="Times New Roman" w:hAnsi="Times New Roman" w:cs="Times New Roman"/>
        </w:rPr>
      </w:pPr>
      <w:ins w:id="159" w:author="Lin, Madeline" w:date="2023-04-07T22:10:00Z">
        <w:r>
          <w:rPr>
            <w:rFonts w:ascii="Times New Roman" w:hAnsi="Times New Roman" w:cs="Times New Roman"/>
            <w:b/>
            <w:bCs/>
            <w:color w:val="5B9BD5" w:themeColor="accent5"/>
            <w:sz w:val="24"/>
            <w:szCs w:val="24"/>
          </w:rPr>
          <w:t>3</w:t>
        </w:r>
        <w:r w:rsidRPr="004325E6">
          <w:rPr>
            <w:rFonts w:ascii="Times New Roman" w:hAnsi="Times New Roman" w:cs="Times New Roman"/>
            <w:b/>
            <w:bCs/>
            <w:color w:val="5B9BD5" w:themeColor="accent5"/>
            <w:sz w:val="24"/>
            <w:szCs w:val="24"/>
          </w:rPr>
          <w:t xml:space="preserve">.0 Data </w:t>
        </w:r>
        <w:r>
          <w:rPr>
            <w:rFonts w:ascii="Times New Roman" w:hAnsi="Times New Roman" w:cs="Times New Roman"/>
            <w:b/>
            <w:bCs/>
            <w:color w:val="5B9BD5" w:themeColor="accent5"/>
            <w:sz w:val="24"/>
            <w:szCs w:val="24"/>
          </w:rPr>
          <w:t>Preparation</w:t>
        </w:r>
      </w:ins>
      <w:r w:rsidR="00BA3934" w:rsidRPr="00C61B13">
        <w:rPr>
          <w:rFonts w:ascii="Times New Roman" w:eastAsia="Times New Roman" w:hAnsi="Times New Roman" w:cs="Times New Roman"/>
          <w:b/>
          <w:bCs/>
          <w:color w:val="000000"/>
        </w:rPr>
        <w:t> </w:t>
      </w:r>
    </w:p>
    <w:p w14:paraId="349087B9" w14:textId="77777777" w:rsidR="00BA3934" w:rsidRPr="005E1059" w:rsidRDefault="00BA3934" w:rsidP="005E1059">
      <w:r w:rsidRPr="005E1059">
        <w:t> </w:t>
      </w:r>
    </w:p>
    <w:p w14:paraId="27B3938F"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3.1: Selecting Data </w:t>
      </w:r>
    </w:p>
    <w:p w14:paraId="2F309623" w14:textId="77777777" w:rsidR="00BA3934" w:rsidDel="0056086D" w:rsidRDefault="00BA3934" w:rsidP="00BA3934">
      <w:pPr>
        <w:rPr>
          <w:del w:id="160" w:author="Lin, Madeline" w:date="2023-04-07T22:11:00Z"/>
          <w:rFonts w:ascii="Times New Roman" w:eastAsia="Times New Roman" w:hAnsi="Times New Roman" w:cs="Times New Roman"/>
          <w:b/>
          <w:bCs/>
          <w:color w:val="70AD47"/>
        </w:rPr>
      </w:pPr>
    </w:p>
    <w:p w14:paraId="75FC979A" w14:textId="77777777" w:rsidR="00BA3934" w:rsidRPr="00C61B13" w:rsidDel="00C464F8" w:rsidRDefault="00BA3934" w:rsidP="00BA3934">
      <w:pPr>
        <w:rPr>
          <w:del w:id="161" w:author="Lin, Madeline" w:date="2023-04-07T22:11:00Z"/>
          <w:rFonts w:ascii="Times New Roman" w:eastAsia="Times New Roman" w:hAnsi="Times New Roman" w:cs="Times New Roman"/>
        </w:rPr>
      </w:pPr>
      <w:r w:rsidRPr="00C61B13">
        <w:rPr>
          <w:rFonts w:ascii="Times New Roman" w:eastAsia="Times New Roman" w:hAnsi="Times New Roman" w:cs="Times New Roman"/>
          <w:b/>
          <w:bCs/>
          <w:color w:val="70AD47"/>
        </w:rPr>
        <w:t xml:space="preserve">Deliverable: Data </w:t>
      </w:r>
      <w:r>
        <w:rPr>
          <w:rFonts w:ascii="Times New Roman" w:eastAsia="Times New Roman" w:hAnsi="Times New Roman" w:cs="Times New Roman"/>
          <w:b/>
          <w:bCs/>
          <w:color w:val="70AD47"/>
        </w:rPr>
        <w:t>Rationale Report</w:t>
      </w:r>
      <w:r w:rsidRPr="00C61B13">
        <w:rPr>
          <w:rFonts w:ascii="Times New Roman" w:eastAsia="Times New Roman" w:hAnsi="Times New Roman" w:cs="Times New Roman"/>
          <w:b/>
          <w:bCs/>
          <w:color w:val="70AD47"/>
        </w:rPr>
        <w:t> </w:t>
      </w:r>
    </w:p>
    <w:p w14:paraId="7650D572" w14:textId="77777777" w:rsidR="00BA3934" w:rsidRPr="00C61B13" w:rsidRDefault="00BA3934" w:rsidP="00BA3934">
      <w:pPr>
        <w:rPr>
          <w:rFonts w:ascii="Times New Roman" w:eastAsia="Times New Roman" w:hAnsi="Times New Roman" w:cs="Times New Roman"/>
        </w:rPr>
      </w:pPr>
    </w:p>
    <w:p w14:paraId="161962D7" w14:textId="77777777" w:rsidR="00BA3934" w:rsidRDefault="00BA3934" w:rsidP="00BA3934">
      <w:pPr>
        <w:rPr>
          <w:rFonts w:ascii="Times New Roman" w:eastAsia="Times New Roman" w:hAnsi="Times New Roman" w:cs="Times New Roman"/>
          <w:color w:val="000000"/>
        </w:rPr>
      </w:pPr>
      <w:r w:rsidRPr="00C61B13">
        <w:rPr>
          <w:rFonts w:ascii="Times New Roman" w:eastAsia="Times New Roman" w:hAnsi="Times New Roman" w:cs="Times New Roman"/>
          <w:color w:val="000000"/>
        </w:rPr>
        <w:t xml:space="preserve">There are </w:t>
      </w:r>
      <w:r>
        <w:rPr>
          <w:rFonts w:ascii="Times New Roman" w:eastAsia="Times New Roman" w:hAnsi="Times New Roman" w:cs="Times New Roman"/>
          <w:color w:val="000000"/>
        </w:rPr>
        <w:t>three</w:t>
      </w:r>
      <w:r w:rsidRPr="00C61B13">
        <w:rPr>
          <w:rFonts w:ascii="Times New Roman" w:eastAsia="Times New Roman" w:hAnsi="Times New Roman" w:cs="Times New Roman"/>
          <w:color w:val="000000"/>
        </w:rPr>
        <w:t xml:space="preserve"> datasets that I will be using for this project. </w:t>
      </w:r>
    </w:p>
    <w:p w14:paraId="66F17F49" w14:textId="77777777" w:rsidR="00BA3934" w:rsidRPr="00C61B13" w:rsidRDefault="00BA3934" w:rsidP="00BA3934">
      <w:pPr>
        <w:rPr>
          <w:rFonts w:ascii="Times New Roman" w:eastAsia="Times New Roman" w:hAnsi="Times New Roman" w:cs="Times New Roman"/>
        </w:rPr>
      </w:pPr>
    </w:p>
    <w:p w14:paraId="59AD01AA" w14:textId="77777777" w:rsidR="00BA3934" w:rsidRPr="00C61B13"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Individual Dataset</w:t>
      </w:r>
    </w:p>
    <w:p w14:paraId="5D25B10C" w14:textId="77777777" w:rsidR="00BA3934" w:rsidRPr="00C61B13"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Global Weekly Top 100 Songs</w:t>
      </w:r>
    </w:p>
    <w:p w14:paraId="0A05EE7B" w14:textId="77777777" w:rsidR="00BA3934" w:rsidRPr="00C61B13"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Generalized Dataset</w:t>
      </w:r>
    </w:p>
    <w:p w14:paraId="209AA559" w14:textId="77777777" w:rsidR="00BA3934" w:rsidRPr="00C61B13" w:rsidRDefault="00BA3934" w:rsidP="00BA3934">
      <w:pPr>
        <w:rPr>
          <w:rFonts w:ascii="Times New Roman" w:eastAsia="Times New Roman" w:hAnsi="Times New Roman" w:cs="Times New Roman"/>
        </w:rPr>
      </w:pPr>
    </w:p>
    <w:p w14:paraId="67C617CE" w14:textId="77777777" w:rsidR="00BA3934" w:rsidRDefault="00BA3934" w:rsidP="00BA3934">
      <w:pPr>
        <w:rPr>
          <w:rFonts w:ascii="Times New Roman" w:eastAsia="Times New Roman" w:hAnsi="Times New Roman" w:cs="Times New Roman"/>
          <w:color w:val="000000"/>
        </w:rPr>
      </w:pPr>
      <w:r>
        <w:rPr>
          <w:rFonts w:ascii="Times New Roman" w:eastAsia="Times New Roman" w:hAnsi="Times New Roman" w:cs="Times New Roman"/>
          <w:color w:val="000000"/>
        </w:rPr>
        <w:t xml:space="preserve">In the Data Understanding phase, the three datasets were collected and verified. Here I will specify which portions of the data collected will be used for data mining. </w:t>
      </w:r>
    </w:p>
    <w:p w14:paraId="358C16D3" w14:textId="77777777" w:rsidR="00BA3934" w:rsidRDefault="00BA3934" w:rsidP="00BA3934">
      <w:pPr>
        <w:rPr>
          <w:rFonts w:ascii="Times New Roman" w:eastAsia="Times New Roman" w:hAnsi="Times New Roman" w:cs="Times New Roman"/>
          <w:color w:val="000000"/>
        </w:rPr>
      </w:pPr>
    </w:p>
    <w:p w14:paraId="5A546016" w14:textId="37FFCF57" w:rsidR="00BA3934" w:rsidRDefault="00BA3934" w:rsidP="00BA3934">
      <w:pPr>
        <w:rPr>
          <w:ins w:id="162" w:author="Lin, Madeline" w:date="2023-04-07T22:24:00Z"/>
          <w:rFonts w:ascii="Times New Roman" w:eastAsia="Times New Roman" w:hAnsi="Times New Roman" w:cs="Times New Roman"/>
          <w:color w:val="000000"/>
        </w:rPr>
      </w:pPr>
      <w:r>
        <w:rPr>
          <w:rFonts w:ascii="Times New Roman" w:eastAsia="Times New Roman" w:hAnsi="Times New Roman" w:cs="Times New Roman"/>
          <w:color w:val="000000"/>
        </w:rPr>
        <w:t xml:space="preserve">My data mining goal is </w:t>
      </w:r>
      <w:r w:rsidRPr="00ED232F">
        <w:rPr>
          <w:rFonts w:ascii="Times New Roman" w:eastAsia="Times New Roman" w:hAnsi="Times New Roman" w:cs="Times New Roman"/>
          <w:color w:val="000000"/>
        </w:rPr>
        <w:t>exploring the behind algorithm of Spotify’s recommendation system using two methods:</w:t>
      </w:r>
    </w:p>
    <w:p w14:paraId="6BC200AD" w14:textId="77777777" w:rsidR="006B3411" w:rsidRDefault="006B3411" w:rsidP="00BA3934">
      <w:pPr>
        <w:rPr>
          <w:rFonts w:ascii="Times New Roman" w:eastAsia="Times New Roman" w:hAnsi="Times New Roman" w:cs="Times New Roman"/>
          <w:color w:val="000000"/>
        </w:rPr>
      </w:pPr>
    </w:p>
    <w:p w14:paraId="71F7181C" w14:textId="77777777" w:rsidR="00BA3934" w:rsidRPr="005E1059" w:rsidRDefault="00BA3934" w:rsidP="00BA3934">
      <w:pPr>
        <w:pStyle w:val="ListParagraph"/>
        <w:numPr>
          <w:ilvl w:val="0"/>
          <w:numId w:val="11"/>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Content-based filtering method – building a statistical model with the best performance</w:t>
      </w:r>
    </w:p>
    <w:p w14:paraId="2F64EE7F" w14:textId="77777777" w:rsidR="00BA3934" w:rsidRPr="005E1059" w:rsidRDefault="00BA3934" w:rsidP="00BA3934">
      <w:pPr>
        <w:pStyle w:val="ListParagraph"/>
        <w:numPr>
          <w:ilvl w:val="0"/>
          <w:numId w:val="11"/>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Collaborative filtering method – finding the variable with the least distance of the target variable</w:t>
      </w:r>
    </w:p>
    <w:p w14:paraId="4E1E4F95" w14:textId="77777777" w:rsidR="00BA3934" w:rsidRDefault="00BA3934" w:rsidP="00BA3934">
      <w:pPr>
        <w:rPr>
          <w:rFonts w:ascii="Times New Roman" w:eastAsia="Times New Roman" w:hAnsi="Times New Roman" w:cs="Times New Roman"/>
          <w:color w:val="000000"/>
        </w:rPr>
      </w:pPr>
    </w:p>
    <w:p w14:paraId="7BDFF1F9" w14:textId="77777777" w:rsidR="00BA3934" w:rsidRDefault="00BA3934" w:rsidP="00BA3934">
      <w:pPr>
        <w:rPr>
          <w:rFonts w:ascii="Times New Roman" w:eastAsia="Times New Roman" w:hAnsi="Times New Roman" w:cs="Times New Roman"/>
          <w:color w:val="000000"/>
        </w:rPr>
      </w:pPr>
    </w:p>
    <w:p w14:paraId="5952DE68"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Individual Dataset</w:t>
      </w:r>
    </w:p>
    <w:p w14:paraId="5B2B2CD9" w14:textId="77777777" w:rsidR="00BA3934" w:rsidRPr="005E1059" w:rsidRDefault="00BA3934" w:rsidP="00BA3934">
      <w:pPr>
        <w:textAlignment w:val="baseline"/>
        <w:rPr>
          <w:rFonts w:ascii="Times New Roman" w:eastAsia="Times New Roman" w:hAnsi="Times New Roman" w:cs="Times New Roman"/>
          <w:b/>
          <w:bCs/>
          <w:i/>
          <w:iCs/>
          <w:color w:val="70AD47" w:themeColor="accent6"/>
          <w:sz w:val="28"/>
          <w:szCs w:val="28"/>
        </w:rPr>
      </w:pPr>
    </w:p>
    <w:p w14:paraId="22645E58" w14:textId="77777777" w:rsidR="00BA3934" w:rsidRPr="005E1059" w:rsidRDefault="00BA3934" w:rsidP="00BA3934">
      <w:pPr>
        <w:pStyle w:val="ListParagraph"/>
        <w:numPr>
          <w:ilvl w:val="0"/>
          <w:numId w:val="10"/>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Spotify sent a package of my data as shown below. However, only two datasets are related to my data mining goal.</w:t>
      </w:r>
    </w:p>
    <w:p w14:paraId="7F8423D1" w14:textId="77777777" w:rsidR="00BA3934" w:rsidRPr="005E1059" w:rsidRDefault="00BA3934" w:rsidP="00BA3934">
      <w:pPr>
        <w:pStyle w:val="ListParagraph"/>
        <w:spacing w:after="0"/>
        <w:ind w:left="1080"/>
        <w:textAlignment w:val="baseline"/>
        <w:rPr>
          <w:rFonts w:ascii="Times New Roman" w:eastAsia="Times New Roman" w:hAnsi="Times New Roman" w:cs="Times New Roman"/>
          <w:color w:val="000000"/>
          <w:sz w:val="24"/>
          <w:szCs w:val="24"/>
        </w:rPr>
      </w:pPr>
    </w:p>
    <w:p w14:paraId="0B5EFE91" w14:textId="77777777" w:rsidR="00BA3934" w:rsidRPr="005E1059" w:rsidRDefault="00BA3934" w:rsidP="00BA3934">
      <w:pPr>
        <w:pStyle w:val="ListParagraph"/>
        <w:numPr>
          <w:ilvl w:val="0"/>
          <w:numId w:val="10"/>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Rational For Inclusion and Exclusion</w:t>
      </w:r>
    </w:p>
    <w:p w14:paraId="5658BB0B" w14:textId="77777777" w:rsidR="00BA3934" w:rsidRPr="00F048DC" w:rsidRDefault="00BA3934" w:rsidP="00BA3934">
      <w:pPr>
        <w:pStyle w:val="ListParagraph"/>
        <w:spacing w:after="0"/>
        <w:ind w:left="1080"/>
        <w:textAlignment w:val="baseline"/>
        <w:rPr>
          <w:rFonts w:ascii="Times New Roman" w:eastAsia="Times New Roman" w:hAnsi="Times New Roman" w:cs="Times New Roman"/>
          <w:color w:val="000000"/>
        </w:rPr>
      </w:pPr>
    </w:p>
    <w:tbl>
      <w:tblPr>
        <w:tblStyle w:val="GridTable4-Accent6"/>
        <w:tblW w:w="8370" w:type="dxa"/>
        <w:tblInd w:w="1075" w:type="dxa"/>
        <w:tblLayout w:type="fixed"/>
        <w:tblLook w:val="04A0" w:firstRow="1" w:lastRow="0" w:firstColumn="1" w:lastColumn="0" w:noHBand="0" w:noVBand="1"/>
      </w:tblPr>
      <w:tblGrid>
        <w:gridCol w:w="2250"/>
        <w:gridCol w:w="2070"/>
        <w:gridCol w:w="4050"/>
      </w:tblGrid>
      <w:tr w:rsidR="00BA3934" w:rsidRPr="00F60EBE" w14:paraId="7168797C" w14:textId="77777777" w:rsidTr="005E1059">
        <w:trPr>
          <w:cnfStyle w:val="100000000000" w:firstRow="1" w:lastRow="0" w:firstColumn="0" w:lastColumn="0" w:oddVBand="0" w:evenVBand="0" w:oddHBand="0" w:evenHBand="0" w:firstRowFirstColumn="0" w:firstRowLastColumn="0" w:lastRowFirstColumn="0" w:lastRowLastColumn="0"/>
          <w:trHeight w:val="253"/>
          <w:tblHeader/>
        </w:trPr>
        <w:tc>
          <w:tcPr>
            <w:cnfStyle w:val="001000000000" w:firstRow="0" w:lastRow="0" w:firstColumn="1" w:lastColumn="0" w:oddVBand="0" w:evenVBand="0" w:oddHBand="0" w:evenHBand="0" w:firstRowFirstColumn="0" w:firstRowLastColumn="0" w:lastRowFirstColumn="0" w:lastRowLastColumn="0"/>
            <w:tcW w:w="2250" w:type="dxa"/>
          </w:tcPr>
          <w:p w14:paraId="250C81F2" w14:textId="77777777" w:rsidR="00BA3934" w:rsidRPr="00F60EBE" w:rsidRDefault="00BA3934" w:rsidP="00D95754">
            <w:pPr>
              <w:pStyle w:val="ListParagraph"/>
              <w:ind w:left="0"/>
              <w:rPr>
                <w:rFonts w:ascii="Times New Roman" w:eastAsia="Times New Roman" w:hAnsi="Times New Roman" w:cs="Times New Roman"/>
                <w:color w:val="000000"/>
              </w:rPr>
            </w:pPr>
            <w:r>
              <w:rPr>
                <w:rFonts w:ascii="Times New Roman" w:eastAsia="Times New Roman" w:hAnsi="Times New Roman" w:cs="Times New Roman"/>
                <w:color w:val="000000"/>
              </w:rPr>
              <w:t>(Sub) Dataset</w:t>
            </w:r>
          </w:p>
        </w:tc>
        <w:tc>
          <w:tcPr>
            <w:tcW w:w="2070" w:type="dxa"/>
          </w:tcPr>
          <w:p w14:paraId="6BE1D86F" w14:textId="77777777" w:rsidR="00BA3934" w:rsidRPr="00F60EBE" w:rsidRDefault="00BA3934" w:rsidP="00D957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Inclusion/Exclusion</w:t>
            </w:r>
          </w:p>
        </w:tc>
        <w:tc>
          <w:tcPr>
            <w:tcW w:w="4050" w:type="dxa"/>
          </w:tcPr>
          <w:p w14:paraId="52390B04" w14:textId="77777777" w:rsidR="00BA3934" w:rsidRPr="00F60EBE" w:rsidRDefault="00BA3934" w:rsidP="00D957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Rationale</w:t>
            </w:r>
          </w:p>
        </w:tc>
      </w:tr>
      <w:tr w:rsidR="00BA3934" w:rsidRPr="00F60EBE" w14:paraId="5D48FC8B"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0096C81"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Follow</w:t>
            </w:r>
          </w:p>
        </w:tc>
        <w:tc>
          <w:tcPr>
            <w:tcW w:w="2070" w:type="dxa"/>
            <w:vAlign w:val="center"/>
          </w:tcPr>
          <w:p w14:paraId="14945E6B"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1AF6E246"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This includes information of:</w:t>
            </w:r>
          </w:p>
          <w:p w14:paraId="0C536223"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1) The number of followers the account has;</w:t>
            </w:r>
          </w:p>
          <w:p w14:paraId="75E88FDC"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2) The number of other accounts this account is following;</w:t>
            </w:r>
          </w:p>
          <w:p w14:paraId="75E3DF22"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lastRenderedPageBreak/>
              <w:t>3) The number of other accounts this account is blocking.</w:t>
            </w:r>
          </w:p>
          <w:p w14:paraId="41F41110" w14:textId="77777777" w:rsidR="00BA3934" w:rsidRPr="005E1059" w:rsidDel="00C464F8"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del w:id="163"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is not related to my data mining goal.</w:t>
            </w:r>
          </w:p>
          <w:p w14:paraId="4B3F7A70"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1E6FE9F5"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540D42E0"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lastRenderedPageBreak/>
              <w:t>Identifiers</w:t>
            </w:r>
          </w:p>
        </w:tc>
        <w:tc>
          <w:tcPr>
            <w:tcW w:w="2070" w:type="dxa"/>
            <w:vAlign w:val="center"/>
          </w:tcPr>
          <w:p w14:paraId="1BCB782C"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67CDFFEE" w14:textId="77777777" w:rsidR="00BA3934" w:rsidRPr="005E1059"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This includes the identifier type and identifier value information. It shows how I register for Spotify (e.g. email or phone number).</w:t>
            </w:r>
          </w:p>
          <w:p w14:paraId="64E04665" w14:textId="77777777" w:rsidR="00BA3934" w:rsidRPr="005E1059" w:rsidDel="00C464F8"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del w:id="164"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is not related to my data mining goal.</w:t>
            </w:r>
          </w:p>
          <w:p w14:paraId="0AF970FA"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7B89FA05"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466F2C41"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Identity</w:t>
            </w:r>
          </w:p>
        </w:tc>
        <w:tc>
          <w:tcPr>
            <w:tcW w:w="2070" w:type="dxa"/>
            <w:vAlign w:val="center"/>
          </w:tcPr>
          <w:p w14:paraId="320181B2"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7ED95976"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This includes my account name, the profile image and whether I am a tastemaker, and whether I am verified.</w:t>
            </w:r>
          </w:p>
          <w:p w14:paraId="7349EEDD" w14:textId="77777777" w:rsidR="00BA3934" w:rsidRPr="005E1059" w:rsidDel="00C464F8"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del w:id="165"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is not related to my data mining goal.</w:t>
            </w:r>
          </w:p>
          <w:p w14:paraId="765D7CCF"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59FEA5AA" w14:textId="77777777" w:rsidTr="005E1059">
        <w:trPr>
          <w:trHeight w:val="2177"/>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7499683" w14:textId="176E52AA"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Inferences</w:t>
            </w:r>
          </w:p>
        </w:tc>
        <w:tc>
          <w:tcPr>
            <w:tcW w:w="2070" w:type="dxa"/>
            <w:vAlign w:val="center"/>
          </w:tcPr>
          <w:p w14:paraId="3BBAA174" w14:textId="77777777" w:rsidR="008E76B6" w:rsidRDefault="008E76B6" w:rsidP="00D95754">
            <w:pPr>
              <w:pStyle w:val="ListParagraph"/>
              <w:ind w:left="0"/>
              <w:cnfStyle w:val="000000000000" w:firstRow="0" w:lastRow="0" w:firstColumn="0" w:lastColumn="0" w:oddVBand="0" w:evenVBand="0" w:oddHBand="0" w:evenHBand="0" w:firstRowFirstColumn="0" w:firstRowLastColumn="0" w:lastRowFirstColumn="0" w:lastRowLastColumn="0"/>
              <w:rPr>
                <w:ins w:id="166" w:author="Lin, Madeline" w:date="2023-04-07T22:23:00Z"/>
                <w:rFonts w:ascii="Times New Roman" w:eastAsia="Times New Roman" w:hAnsi="Times New Roman" w:cs="Times New Roman"/>
                <w:color w:val="000000"/>
              </w:rPr>
            </w:pPr>
          </w:p>
          <w:p w14:paraId="5D2013CD" w14:textId="482482CC"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32A49530" w14:textId="62621E39" w:rsidR="00BA3934" w:rsidRPr="005E1059"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This includes my interests and preferences based on my usage of the Spotify service. Spotify uses this data to identify a list of market segments with which I am currently associated. Depending on my settings, Spotify may serve interest-based advertising to me within the Spotify service.</w:t>
            </w:r>
          </w:p>
          <w:p w14:paraId="6EFC139F" w14:textId="77777777" w:rsidR="00BA3934" w:rsidRPr="005E1059" w:rsidDel="00C464F8"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del w:id="167"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is not related to my data mining goal.</w:t>
            </w:r>
          </w:p>
          <w:p w14:paraId="5789BC03"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1A107F2E"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19265E26"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Marquee</w:t>
            </w:r>
          </w:p>
        </w:tc>
        <w:tc>
          <w:tcPr>
            <w:tcW w:w="2070" w:type="dxa"/>
            <w:vAlign w:val="center"/>
          </w:tcPr>
          <w:p w14:paraId="6FF6A727"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64776AB8" w14:textId="77777777" w:rsidR="00BA3934" w:rsidRPr="005E1059" w:rsidDel="00C464F8"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del w:id="168"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In the Spotify app I might periodically receive messages about new releases by artists and creators. The datasets regarding ‘marquee’ relate to these messages. They are based on my activity in Spotify app to be as relevant to me as possible.</w:t>
            </w:r>
            <w:r w:rsidRPr="005E1059">
              <w:rPr>
                <w:rFonts w:ascii="Times New Roman" w:eastAsia="Times New Roman" w:hAnsi="Times New Roman" w:cs="Times New Roman"/>
                <w:color w:val="000000"/>
              </w:rPr>
              <w:br/>
              <w:t>The information is not related to my data mining goal.</w:t>
            </w:r>
          </w:p>
          <w:p w14:paraId="5445EFE1"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5ECC89CE"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05EBC588"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Payments</w:t>
            </w:r>
          </w:p>
        </w:tc>
        <w:tc>
          <w:tcPr>
            <w:tcW w:w="2070" w:type="dxa"/>
            <w:vAlign w:val="center"/>
          </w:tcPr>
          <w:p w14:paraId="4105A043"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0FE20A7A" w14:textId="77777777" w:rsidR="00BA3934" w:rsidRPr="005E1059" w:rsidDel="00C464F8"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del w:id="169"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This includes the information of my subscription payment, which is not related to my data mining goal.</w:t>
            </w:r>
          </w:p>
          <w:p w14:paraId="6DB89F84"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6B95DF47"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7CF919B"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Playlist</w:t>
            </w:r>
          </w:p>
        </w:tc>
        <w:tc>
          <w:tcPr>
            <w:tcW w:w="2070" w:type="dxa"/>
            <w:vAlign w:val="center"/>
          </w:tcPr>
          <w:p w14:paraId="2111C51F"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41C3F99F"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This includes the information about my playlist. It is how I group the similar songs into one playlist, but not related to recommendation system.</w:t>
            </w:r>
          </w:p>
          <w:p w14:paraId="164C2DEB" w14:textId="77777777" w:rsidR="00BA3934" w:rsidRPr="005E1059" w:rsidDel="00C464F8"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del w:id="170"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is not related to my data mining goal.</w:t>
            </w:r>
          </w:p>
          <w:p w14:paraId="038A4C18"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5BB12364"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6FA38739"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Search Queries</w:t>
            </w:r>
          </w:p>
        </w:tc>
        <w:tc>
          <w:tcPr>
            <w:tcW w:w="2070" w:type="dxa"/>
            <w:vAlign w:val="center"/>
          </w:tcPr>
          <w:p w14:paraId="6F878D37"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3E416C65" w14:textId="77777777" w:rsidR="00BA3934" w:rsidRPr="005E1059"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 xml:space="preserve">This includes a list of search made, such as the data and time the search was made; </w:t>
            </w:r>
            <w:r w:rsidRPr="005E1059">
              <w:rPr>
                <w:rFonts w:ascii="Times New Roman" w:eastAsia="Times New Roman" w:hAnsi="Times New Roman" w:cs="Times New Roman"/>
                <w:color w:val="000000"/>
                <w:sz w:val="22"/>
                <w:szCs w:val="22"/>
              </w:rPr>
              <w:lastRenderedPageBreak/>
              <w:t>type of device/platform used (i.e. iOS, desktop).</w:t>
            </w:r>
          </w:p>
          <w:p w14:paraId="6EE82A71"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can be indirectly related to my music taste and preference. For example, if I like a song, I may search it and save it in my library. However, there may also be a possibility that I search a song because I see its name from an ad or some friend recommends me. I will not necessarily like the song. Thus, I won’t include this dataset.</w:t>
            </w:r>
          </w:p>
        </w:tc>
      </w:tr>
      <w:tr w:rsidR="00BA3934" w:rsidRPr="00F60EBE" w14:paraId="6CB31FD2" w14:textId="77777777" w:rsidTr="005E1059">
        <w:trPr>
          <w:cnfStyle w:val="000000100000" w:firstRow="0" w:lastRow="0" w:firstColumn="0" w:lastColumn="0" w:oddVBand="0" w:evenVBand="0" w:oddHBand="1" w:evenHBand="0" w:firstRowFirstColumn="0" w:firstRowLastColumn="0" w:lastRowFirstColumn="0" w:lastRowLastColumn="0"/>
          <w:trHeight w:val="2087"/>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35A7945C" w14:textId="43DC64E8"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lastRenderedPageBreak/>
              <w:t>Streaming History 0</w:t>
            </w:r>
          </w:p>
          <w:p w14:paraId="78F36FE0" w14:textId="77777777" w:rsidR="00BA3934" w:rsidRPr="005E1059" w:rsidRDefault="00BA3934" w:rsidP="00D95754">
            <w:pPr>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Streaming History 1</w:t>
            </w:r>
          </w:p>
          <w:p w14:paraId="2E17D824"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Streaming History 2</w:t>
            </w:r>
          </w:p>
        </w:tc>
        <w:tc>
          <w:tcPr>
            <w:tcW w:w="2070" w:type="dxa"/>
            <w:vAlign w:val="center"/>
          </w:tcPr>
          <w:p w14:paraId="63CBA8FB" w14:textId="34C64C7E" w:rsidR="00BA3934" w:rsidRPr="005E1059" w:rsidDel="00DF0674" w:rsidRDefault="00BA3934" w:rsidP="00D95754">
            <w:pPr>
              <w:cnfStyle w:val="000000100000" w:firstRow="0" w:lastRow="0" w:firstColumn="0" w:lastColumn="0" w:oddVBand="0" w:evenVBand="0" w:oddHBand="1" w:evenHBand="0" w:firstRowFirstColumn="0" w:firstRowLastColumn="0" w:lastRowFirstColumn="0" w:lastRowLastColumn="0"/>
              <w:rPr>
                <w:del w:id="171" w:author="Lin, Madeline" w:date="2023-04-07T22:24:00Z"/>
                <w:rFonts w:ascii="Times New Roman" w:eastAsia="Times New Roman" w:hAnsi="Times New Roman" w:cs="Times New Roman"/>
                <w:color w:val="000000"/>
                <w:sz w:val="22"/>
                <w:szCs w:val="22"/>
              </w:rPr>
            </w:pPr>
          </w:p>
          <w:p w14:paraId="171E7F1A" w14:textId="36713AB1" w:rsidR="00BA3934" w:rsidRPr="005E1059" w:rsidDel="00DF0674" w:rsidRDefault="00BA3934" w:rsidP="00D95754">
            <w:pPr>
              <w:cnfStyle w:val="000000100000" w:firstRow="0" w:lastRow="0" w:firstColumn="0" w:lastColumn="0" w:oddVBand="0" w:evenVBand="0" w:oddHBand="1" w:evenHBand="0" w:firstRowFirstColumn="0" w:firstRowLastColumn="0" w:lastRowFirstColumn="0" w:lastRowLastColumn="0"/>
              <w:rPr>
                <w:del w:id="172" w:author="Lin, Madeline" w:date="2023-04-07T22:24:00Z"/>
                <w:rFonts w:ascii="Times New Roman" w:eastAsia="Times New Roman" w:hAnsi="Times New Roman" w:cs="Times New Roman"/>
                <w:color w:val="000000"/>
                <w:sz w:val="22"/>
                <w:szCs w:val="22"/>
              </w:rPr>
            </w:pPr>
          </w:p>
          <w:p w14:paraId="07FEBABA" w14:textId="3089C364"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 xml:space="preserve">Inclusion </w:t>
            </w:r>
          </w:p>
          <w:p w14:paraId="524E207A"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p>
          <w:p w14:paraId="1A40B6EC"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(These three datasets are to be merged)</w:t>
            </w:r>
          </w:p>
        </w:tc>
        <w:tc>
          <w:tcPr>
            <w:tcW w:w="4050" w:type="dxa"/>
          </w:tcPr>
          <w:p w14:paraId="3FB643F7" w14:textId="00FD2654"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 xml:space="preserve">This includes the items (e.g. songs, videos, and podcasts) listened to or watched in the past year, including the data and time when the stream ended in UTC format, name of the creator, name of the item, </w:t>
            </w:r>
            <w:proofErr w:type="spellStart"/>
            <w:r w:rsidRPr="005E1059">
              <w:rPr>
                <w:rFonts w:ascii="Times New Roman" w:eastAsia="Times New Roman" w:hAnsi="Times New Roman" w:cs="Times New Roman"/>
                <w:color w:val="000000"/>
                <w:sz w:val="22"/>
                <w:szCs w:val="22"/>
              </w:rPr>
              <w:t>msPlayed</w:t>
            </w:r>
            <w:proofErr w:type="spellEnd"/>
            <w:r w:rsidRPr="005E1059">
              <w:rPr>
                <w:rFonts w:ascii="Times New Roman" w:eastAsia="Times New Roman" w:hAnsi="Times New Roman" w:cs="Times New Roman"/>
                <w:color w:val="000000"/>
                <w:sz w:val="22"/>
                <w:szCs w:val="22"/>
              </w:rPr>
              <w:t>.</w:t>
            </w:r>
          </w:p>
          <w:p w14:paraId="4E5A3877" w14:textId="30E565A1" w:rsidR="00BA3934" w:rsidDel="00DF0674"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del w:id="173"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This information correlates to my music taste and preference, and it is important for me to achieve my data mining goal.</w:t>
            </w:r>
          </w:p>
          <w:p w14:paraId="76350FFC"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07C8CC03"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2ED89D12"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User Address</w:t>
            </w:r>
          </w:p>
        </w:tc>
        <w:tc>
          <w:tcPr>
            <w:tcW w:w="2070" w:type="dxa"/>
            <w:vAlign w:val="center"/>
          </w:tcPr>
          <w:p w14:paraId="470E9707"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15C4B911" w14:textId="77777777" w:rsidR="00BA3934" w:rsidRPr="005E1059"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This includes the information of the user address.</w:t>
            </w:r>
          </w:p>
          <w:p w14:paraId="36FC8CA1" w14:textId="77777777" w:rsidR="00BA3934" w:rsidRPr="005E1059" w:rsidDel="00C464F8"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del w:id="174"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is not related to my data mining goal.</w:t>
            </w:r>
          </w:p>
          <w:p w14:paraId="11ABD2F5"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1CF81C8A"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3D473BBF"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User Data</w:t>
            </w:r>
          </w:p>
        </w:tc>
        <w:tc>
          <w:tcPr>
            <w:tcW w:w="2070" w:type="dxa"/>
            <w:vAlign w:val="center"/>
          </w:tcPr>
          <w:p w14:paraId="70CBF21D"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Exclusion</w:t>
            </w:r>
          </w:p>
        </w:tc>
        <w:tc>
          <w:tcPr>
            <w:tcW w:w="4050" w:type="dxa"/>
          </w:tcPr>
          <w:p w14:paraId="5B1439AB" w14:textId="77777777" w:rsidR="00BA3934" w:rsidRPr="005E1059"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rPr>
            </w:pPr>
            <w:r w:rsidRPr="005E1059">
              <w:rPr>
                <w:rFonts w:ascii="Times New Roman" w:eastAsia="Times New Roman" w:hAnsi="Times New Roman" w:cs="Times New Roman"/>
                <w:color w:val="000000"/>
                <w:sz w:val="22"/>
                <w:szCs w:val="22"/>
              </w:rPr>
              <w:t>This includes the information of username, email, country, whether it is created from Facebook, Facebook user ID, birthdate, gender, postal code, mobile number, mobile operator, mobile brand, creation time.</w:t>
            </w:r>
          </w:p>
          <w:p w14:paraId="31F54E22" w14:textId="77777777" w:rsidR="00BA3934" w:rsidRPr="005E1059" w:rsidDel="00C464F8"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del w:id="175"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The information is not related to my data mining goal.</w:t>
            </w:r>
          </w:p>
          <w:p w14:paraId="2AC32F3E" w14:textId="77777777" w:rsidR="00BA3934" w:rsidRPr="005E1059" w:rsidRDefault="00BA3934" w:rsidP="00D95754">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p>
        </w:tc>
      </w:tr>
      <w:tr w:rsidR="00BA3934" w:rsidRPr="00F60EBE" w14:paraId="654A5B7C"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56BAAC1"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color w:val="000000"/>
                <w:sz w:val="22"/>
                <w:szCs w:val="22"/>
              </w:rPr>
              <w:t>Your Library</w:t>
            </w:r>
          </w:p>
        </w:tc>
        <w:tc>
          <w:tcPr>
            <w:tcW w:w="2070" w:type="dxa"/>
            <w:vAlign w:val="center"/>
          </w:tcPr>
          <w:p w14:paraId="3E829909"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5E1059">
              <w:rPr>
                <w:rFonts w:ascii="Times New Roman" w:eastAsia="Times New Roman" w:hAnsi="Times New Roman" w:cs="Times New Roman"/>
                <w:color w:val="000000"/>
              </w:rPr>
              <w:t>Inclusion</w:t>
            </w:r>
          </w:p>
        </w:tc>
        <w:tc>
          <w:tcPr>
            <w:tcW w:w="4050" w:type="dxa"/>
          </w:tcPr>
          <w:p w14:paraId="3335CFE7" w14:textId="77777777" w:rsidR="00BA3934" w:rsidRPr="005E1059" w:rsidDel="00C464F8"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del w:id="176" w:author="Lin, Madeline" w:date="2023-04-07T22:12:00Z"/>
                <w:rFonts w:ascii="Times New Roman" w:eastAsia="Times New Roman" w:hAnsi="Times New Roman" w:cs="Times New Roman"/>
                <w:color w:val="000000"/>
              </w:rPr>
            </w:pPr>
            <w:r w:rsidRPr="005E1059">
              <w:rPr>
                <w:rFonts w:ascii="Times New Roman" w:eastAsia="Times New Roman" w:hAnsi="Times New Roman" w:cs="Times New Roman"/>
                <w:color w:val="000000"/>
              </w:rPr>
              <w:t>This includes a summary of the content saved in Your Library (e.g. songs, episodes, shows, etc.), including the entity names, creators, URIs. The songs in my library can represent my music taste and preference. They are related to my data mining goal.</w:t>
            </w:r>
          </w:p>
          <w:p w14:paraId="32759E65" w14:textId="77777777" w:rsidR="00BA3934" w:rsidRPr="005E1059" w:rsidRDefault="00BA3934" w:rsidP="00D957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
        </w:tc>
      </w:tr>
    </w:tbl>
    <w:p w14:paraId="70A4993B" w14:textId="77777777" w:rsidR="00BA3934" w:rsidRPr="005D019C" w:rsidRDefault="00BA3934" w:rsidP="00BA3934">
      <w:pPr>
        <w:ind w:firstLine="72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w:t>
      </w:r>
      <w:r w:rsidRPr="005D019C">
        <w:rPr>
          <w:rFonts w:ascii="Times New Roman" w:eastAsia="Times New Roman" w:hAnsi="Times New Roman" w:cs="Times New Roman"/>
          <w:color w:val="000000"/>
          <w:sz w:val="18"/>
          <w:szCs w:val="18"/>
        </w:rPr>
        <w:t xml:space="preserve">*Further information of each dataset mentioned above can be found </w:t>
      </w:r>
      <w:hyperlink r:id="rId11" w:history="1">
        <w:r w:rsidRPr="001662B4">
          <w:rPr>
            <w:rStyle w:val="Hyperlink"/>
            <w:rFonts w:ascii="Times New Roman" w:eastAsia="Times New Roman" w:hAnsi="Times New Roman" w:cs="Times New Roman"/>
            <w:color w:val="4472C4" w:themeColor="accent1"/>
            <w:sz w:val="18"/>
            <w:szCs w:val="18"/>
          </w:rPr>
          <w:t>here</w:t>
        </w:r>
      </w:hyperlink>
      <w:r w:rsidRPr="005D019C">
        <w:rPr>
          <w:rStyle w:val="FootnoteReference"/>
          <w:rFonts w:ascii="Times New Roman" w:eastAsia="Times New Roman" w:hAnsi="Times New Roman" w:cs="Times New Roman"/>
          <w:color w:val="000000"/>
          <w:sz w:val="18"/>
          <w:szCs w:val="18"/>
        </w:rPr>
        <w:footnoteReference w:id="2"/>
      </w:r>
      <w:r w:rsidRPr="005D019C">
        <w:rPr>
          <w:rFonts w:ascii="Times New Roman" w:eastAsia="Times New Roman" w:hAnsi="Times New Roman" w:cs="Times New Roman"/>
          <w:color w:val="000000"/>
          <w:sz w:val="18"/>
          <w:szCs w:val="18"/>
        </w:rPr>
        <w:t>.</w:t>
      </w:r>
    </w:p>
    <w:p w14:paraId="75976FEE" w14:textId="77777777" w:rsidR="00BA3934" w:rsidRPr="0054629A" w:rsidDel="006B3411" w:rsidRDefault="00BA3934" w:rsidP="00BA3934">
      <w:pPr>
        <w:textAlignment w:val="baseline"/>
        <w:rPr>
          <w:del w:id="177" w:author="Lin, Madeline" w:date="2023-04-07T22:24:00Z"/>
          <w:rFonts w:ascii="Times New Roman" w:eastAsia="Times New Roman" w:hAnsi="Times New Roman" w:cs="Times New Roman"/>
          <w:color w:val="000000"/>
        </w:rPr>
      </w:pPr>
    </w:p>
    <w:p w14:paraId="4DADF545" w14:textId="77777777" w:rsidR="00BA3934" w:rsidRDefault="00BA3934" w:rsidP="00BA3934">
      <w:pPr>
        <w:rPr>
          <w:rFonts w:ascii="Times New Roman" w:eastAsia="Times New Roman" w:hAnsi="Times New Roman" w:cs="Times New Roman"/>
          <w:color w:val="000000"/>
        </w:rPr>
      </w:pPr>
    </w:p>
    <w:p w14:paraId="25A742FE" w14:textId="77777777" w:rsidR="00BA3934"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Global Weekly Top 100 Songs</w:t>
      </w:r>
    </w:p>
    <w:p w14:paraId="1CC1C578" w14:textId="77777777" w:rsidR="00BA3934" w:rsidRPr="007E672E" w:rsidRDefault="00BA3934" w:rsidP="00BA3934">
      <w:pPr>
        <w:ind w:left="720"/>
        <w:textAlignment w:val="baseline"/>
        <w:rPr>
          <w:rFonts w:ascii="Times New Roman" w:eastAsia="Times New Roman" w:hAnsi="Times New Roman" w:cs="Times New Roman"/>
          <w:color w:val="000000"/>
        </w:rPr>
      </w:pPr>
    </w:p>
    <w:p w14:paraId="50C1531A" w14:textId="77777777" w:rsidR="00BA3934" w:rsidRPr="005E1059" w:rsidRDefault="00BA3934" w:rsidP="00BA3934">
      <w:pPr>
        <w:pStyle w:val="ListParagraph"/>
        <w:numPr>
          <w:ilvl w:val="0"/>
          <w:numId w:val="10"/>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lastRenderedPageBreak/>
        <w:t>This dataset is retrieved from Spotify Charts</w:t>
      </w:r>
      <w:r w:rsidRPr="005E1059">
        <w:rPr>
          <w:rStyle w:val="FootnoteReference"/>
          <w:rFonts w:ascii="Times New Roman" w:eastAsia="Times New Roman" w:hAnsi="Times New Roman" w:cs="Times New Roman"/>
          <w:color w:val="000000"/>
          <w:sz w:val="24"/>
          <w:szCs w:val="24"/>
        </w:rPr>
        <w:footnoteReference w:id="3"/>
      </w:r>
      <w:r w:rsidRPr="005E1059">
        <w:rPr>
          <w:rFonts w:ascii="Times New Roman" w:eastAsia="Times New Roman" w:hAnsi="Times New Roman" w:cs="Times New Roman"/>
          <w:color w:val="000000"/>
          <w:sz w:val="24"/>
          <w:szCs w:val="24"/>
        </w:rPr>
        <w:t>.</w:t>
      </w:r>
    </w:p>
    <w:p w14:paraId="239DE35D" w14:textId="77777777" w:rsidR="00BA3934" w:rsidRPr="005E1059" w:rsidRDefault="00BA3934" w:rsidP="00BA3934">
      <w:pPr>
        <w:ind w:left="720"/>
        <w:textAlignment w:val="baseline"/>
        <w:rPr>
          <w:rFonts w:ascii="Times New Roman" w:eastAsia="Times New Roman" w:hAnsi="Times New Roman" w:cs="Times New Roman"/>
          <w:color w:val="000000"/>
          <w:sz w:val="28"/>
          <w:szCs w:val="28"/>
        </w:rPr>
      </w:pPr>
    </w:p>
    <w:p w14:paraId="7B28353B" w14:textId="77777777" w:rsidR="00BA3934" w:rsidRPr="005E1059" w:rsidRDefault="00BA3934" w:rsidP="00BA3934">
      <w:pPr>
        <w:pStyle w:val="ListParagraph"/>
        <w:numPr>
          <w:ilvl w:val="0"/>
          <w:numId w:val="10"/>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This is a single dataset which I will include. The rationale for inclusion is that this dataset serves as a test dataset after I determine the optimal prediction model based on my individual dataset. This dataset is crucial for my data mining goal.</w:t>
      </w:r>
    </w:p>
    <w:p w14:paraId="508F1F74" w14:textId="77777777" w:rsidR="00BA3934" w:rsidDel="006B3411" w:rsidRDefault="00BA3934" w:rsidP="00BA3934">
      <w:pPr>
        <w:rPr>
          <w:del w:id="178" w:author="Lin, Madeline" w:date="2023-04-07T22:24:00Z"/>
          <w:rFonts w:ascii="Times New Roman" w:eastAsia="Times New Roman" w:hAnsi="Times New Roman" w:cs="Times New Roman"/>
          <w:color w:val="000000"/>
        </w:rPr>
      </w:pPr>
    </w:p>
    <w:p w14:paraId="1DB68B45" w14:textId="77777777" w:rsidR="00BA3934" w:rsidRDefault="00BA3934" w:rsidP="00BA3934">
      <w:pPr>
        <w:rPr>
          <w:rFonts w:ascii="Times New Roman" w:eastAsia="Times New Roman" w:hAnsi="Times New Roman" w:cs="Times New Roman"/>
          <w:color w:val="000000"/>
        </w:rPr>
      </w:pPr>
    </w:p>
    <w:p w14:paraId="7F099FA4" w14:textId="77777777" w:rsidR="00BA3934" w:rsidRDefault="00BA3934" w:rsidP="00BA3934">
      <w:pPr>
        <w:numPr>
          <w:ilvl w:val="0"/>
          <w:numId w:val="1"/>
        </w:numPr>
        <w:textAlignment w:val="baseline"/>
        <w:rPr>
          <w:rFonts w:ascii="Times New Roman" w:eastAsia="Times New Roman" w:hAnsi="Times New Roman" w:cs="Times New Roman"/>
          <w:color w:val="000000"/>
        </w:rPr>
      </w:pPr>
      <w:r w:rsidRPr="00EB51EE">
        <w:rPr>
          <w:rFonts w:ascii="Times New Roman" w:eastAsia="Times New Roman" w:hAnsi="Times New Roman" w:cs="Times New Roman"/>
          <w:color w:val="000000"/>
        </w:rPr>
        <w:t>G</w:t>
      </w:r>
      <w:r>
        <w:rPr>
          <w:rFonts w:ascii="Times New Roman" w:eastAsia="Times New Roman" w:hAnsi="Times New Roman" w:cs="Times New Roman"/>
          <w:color w:val="000000"/>
        </w:rPr>
        <w:t>eneralized Dataset</w:t>
      </w:r>
    </w:p>
    <w:p w14:paraId="2F3E6505" w14:textId="77777777" w:rsidR="00BA3934" w:rsidRDefault="00BA3934" w:rsidP="00BA3934">
      <w:pPr>
        <w:ind w:left="720"/>
        <w:textAlignment w:val="baseline"/>
        <w:rPr>
          <w:rFonts w:ascii="Times New Roman" w:eastAsia="Times New Roman" w:hAnsi="Times New Roman" w:cs="Times New Roman"/>
          <w:color w:val="000000"/>
        </w:rPr>
      </w:pPr>
    </w:p>
    <w:p w14:paraId="07B62FD6" w14:textId="77777777" w:rsidR="00BA3934" w:rsidRPr="005E1059" w:rsidRDefault="00BA3934" w:rsidP="00BA3934">
      <w:pPr>
        <w:pStyle w:val="ListParagraph"/>
        <w:numPr>
          <w:ilvl w:val="0"/>
          <w:numId w:val="10"/>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This dataset is retrieved from Kaggle (</w:t>
      </w:r>
      <w:hyperlink r:id="rId12" w:history="1">
        <w:r w:rsidRPr="005E1059">
          <w:rPr>
            <w:rStyle w:val="Hyperlink"/>
            <w:rFonts w:ascii="Times New Roman" w:eastAsia="Times New Roman" w:hAnsi="Times New Roman" w:cs="Times New Roman"/>
            <w:color w:val="4472C4" w:themeColor="accent1"/>
            <w:sz w:val="24"/>
            <w:szCs w:val="24"/>
          </w:rPr>
          <w:t>link</w:t>
        </w:r>
      </w:hyperlink>
      <w:r w:rsidRPr="005E1059">
        <w:rPr>
          <w:rFonts w:ascii="Times New Roman" w:eastAsia="Times New Roman" w:hAnsi="Times New Roman" w:cs="Times New Roman"/>
          <w:color w:val="000000"/>
          <w:sz w:val="24"/>
          <w:szCs w:val="24"/>
        </w:rPr>
        <w:t>).</w:t>
      </w:r>
    </w:p>
    <w:p w14:paraId="7355CF00" w14:textId="77777777" w:rsidR="00BA3934" w:rsidRDefault="00BA3934" w:rsidP="00BA3934">
      <w:pPr>
        <w:pStyle w:val="ListParagraph"/>
        <w:spacing w:after="0"/>
        <w:ind w:left="1080"/>
        <w:textAlignment w:val="baseline"/>
        <w:rPr>
          <w:rFonts w:ascii="Times New Roman" w:eastAsia="Times New Roman" w:hAnsi="Times New Roman" w:cs="Times New Roman"/>
          <w:color w:val="000000"/>
        </w:rPr>
      </w:pPr>
    </w:p>
    <w:p w14:paraId="3DF31DEC" w14:textId="77777777" w:rsidR="00BA3934" w:rsidRPr="005E1059" w:rsidRDefault="00BA3934" w:rsidP="00BA3934">
      <w:pPr>
        <w:pStyle w:val="ListParagraph"/>
        <w:numPr>
          <w:ilvl w:val="0"/>
          <w:numId w:val="10"/>
        </w:numPr>
        <w:spacing w:after="0"/>
        <w:textAlignment w:val="baseline"/>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This is a single dataset which I will include. The rationale for inclusion is that this dataset is used for the collaborative filtering method. I will apply neighborhood collaborative filtering to use the similarity metrics method by calculating the distance using all audio features available in this dataset and find the neighbor songs which have closet distance. This dataset is crucial for my data mining goal.</w:t>
      </w:r>
    </w:p>
    <w:p w14:paraId="32CFC85E" w14:textId="77777777" w:rsidR="00BA3934" w:rsidRDefault="00BA3934" w:rsidP="00BA3934">
      <w:pPr>
        <w:textAlignment w:val="baseline"/>
        <w:rPr>
          <w:rFonts w:ascii="Times New Roman" w:eastAsia="Times New Roman" w:hAnsi="Times New Roman" w:cs="Times New Roman"/>
          <w:color w:val="000000"/>
        </w:rPr>
      </w:pPr>
    </w:p>
    <w:p w14:paraId="68468B9F" w14:textId="77777777" w:rsidR="00BA3934" w:rsidRPr="00427F26" w:rsidRDefault="00BA3934" w:rsidP="00BA3934">
      <w:pPr>
        <w:textAlignment w:val="baseline"/>
        <w:rPr>
          <w:rFonts w:ascii="Times New Roman" w:eastAsia="Times New Roman" w:hAnsi="Times New Roman" w:cs="Times New Roman"/>
          <w:color w:val="000000"/>
        </w:rPr>
      </w:pPr>
      <w:r w:rsidRPr="00427F26">
        <w:rPr>
          <w:rFonts w:ascii="Times New Roman" w:eastAsia="Times New Roman" w:hAnsi="Times New Roman" w:cs="Times New Roman"/>
          <w:color w:val="000000"/>
        </w:rPr>
        <w:t xml:space="preserve">As discussed in Task 2.1, I have checked these </w:t>
      </w:r>
      <w:r>
        <w:rPr>
          <w:rFonts w:ascii="Times New Roman" w:eastAsia="Times New Roman" w:hAnsi="Times New Roman" w:cs="Times New Roman"/>
          <w:color w:val="000000"/>
        </w:rPr>
        <w:t xml:space="preserve">three </w:t>
      </w:r>
      <w:r w:rsidRPr="00427F26">
        <w:rPr>
          <w:rFonts w:ascii="Times New Roman" w:eastAsia="Times New Roman" w:hAnsi="Times New Roman" w:cs="Times New Roman"/>
          <w:color w:val="000000"/>
        </w:rPr>
        <w:t>datasets and confirmed the data quality can support the data mining goals of the project and there are no major technical issues being identified.</w:t>
      </w:r>
    </w:p>
    <w:p w14:paraId="75674BEB" w14:textId="77777777" w:rsidR="00BA3934" w:rsidRPr="00427F26" w:rsidRDefault="00BA3934" w:rsidP="00BA3934">
      <w:pPr>
        <w:textAlignment w:val="baseline"/>
        <w:rPr>
          <w:rFonts w:ascii="Times New Roman" w:eastAsia="Times New Roman" w:hAnsi="Times New Roman" w:cs="Times New Roman"/>
          <w:color w:val="000000"/>
        </w:rPr>
      </w:pPr>
    </w:p>
    <w:p w14:paraId="16D86B90" w14:textId="77777777" w:rsidR="00BA3934" w:rsidRDefault="00BA3934" w:rsidP="00BA3934">
      <w:pPr>
        <w:rPr>
          <w:rFonts w:ascii="Times New Roman" w:eastAsia="Times New Roman" w:hAnsi="Times New Roman" w:cs="Times New Roman"/>
          <w:color w:val="000000"/>
        </w:rPr>
      </w:pPr>
    </w:p>
    <w:p w14:paraId="07A32A17" w14:textId="77777777" w:rsidR="00BA3934" w:rsidRPr="00C61B13" w:rsidRDefault="00BA3934" w:rsidP="005E1059">
      <w:pPr>
        <w:pStyle w:val="Heading2"/>
        <w:rPr>
          <w:rFonts w:ascii="Times New Roman" w:eastAsia="Times New Roman" w:hAnsi="Times New Roman" w:cs="Times New Roman"/>
        </w:rPr>
      </w:pPr>
      <w:r w:rsidRPr="005E1059">
        <w:rPr>
          <w:rFonts w:ascii="Times New Roman" w:hAnsi="Times New Roman" w:cs="Times New Roman"/>
          <w:b/>
          <w:bCs/>
          <w:color w:val="70AD47" w:themeColor="accent6"/>
          <w:sz w:val="24"/>
          <w:szCs w:val="24"/>
        </w:rPr>
        <w:t>Task 3.2: Cleaning Data </w:t>
      </w:r>
    </w:p>
    <w:p w14:paraId="19925F5E" w14:textId="77777777" w:rsidR="00BA3934" w:rsidDel="006B3411" w:rsidRDefault="00BA3934" w:rsidP="00BA3934">
      <w:pPr>
        <w:rPr>
          <w:del w:id="179" w:author="Lin, Madeline" w:date="2023-04-07T22:24:00Z"/>
          <w:rFonts w:ascii="Times New Roman" w:eastAsia="Times New Roman" w:hAnsi="Times New Roman" w:cs="Times New Roman"/>
          <w:b/>
          <w:bCs/>
          <w:color w:val="70AD47"/>
        </w:rPr>
      </w:pPr>
    </w:p>
    <w:p w14:paraId="1F6156AB"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Data </w:t>
      </w:r>
      <w:r>
        <w:rPr>
          <w:rFonts w:ascii="Times New Roman" w:eastAsia="Times New Roman" w:hAnsi="Times New Roman" w:cs="Times New Roman"/>
          <w:b/>
          <w:bCs/>
          <w:color w:val="70AD47"/>
        </w:rPr>
        <w:t>Cleansing</w:t>
      </w:r>
      <w:r w:rsidRPr="00C61B13">
        <w:rPr>
          <w:rFonts w:ascii="Times New Roman" w:eastAsia="Times New Roman" w:hAnsi="Times New Roman" w:cs="Times New Roman"/>
          <w:b/>
          <w:bCs/>
          <w:color w:val="70AD47"/>
        </w:rPr>
        <w:t xml:space="preserve"> Report </w:t>
      </w:r>
    </w:p>
    <w:p w14:paraId="74469677" w14:textId="77777777" w:rsidR="00BA3934" w:rsidRDefault="00BA3934" w:rsidP="00BA3934"/>
    <w:p w14:paraId="530743D9"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From my perspective, these three datasets </w:t>
      </w:r>
      <w:r w:rsidRPr="005E1059">
        <w:rPr>
          <w:rFonts w:ascii="Times New Roman" w:eastAsia="Times New Roman" w:hAnsi="Times New Roman" w:cs="Times New Roman"/>
        </w:rPr>
        <w:t xml:space="preserve">are decently </w:t>
      </w:r>
      <w:r>
        <w:rPr>
          <w:rFonts w:ascii="Times New Roman" w:eastAsia="Times New Roman" w:hAnsi="Times New Roman" w:cs="Times New Roman"/>
        </w:rPr>
        <w:t xml:space="preserve">clean as I </w:t>
      </w:r>
      <w:r w:rsidRPr="005E1059">
        <w:rPr>
          <w:rFonts w:ascii="Times New Roman" w:eastAsia="Times New Roman" w:hAnsi="Times New Roman" w:cs="Times New Roman"/>
        </w:rPr>
        <w:t xml:space="preserve">performed preliminary screens </w:t>
      </w:r>
      <w:r>
        <w:rPr>
          <w:rFonts w:ascii="Times New Roman" w:eastAsia="Times New Roman" w:hAnsi="Times New Roman" w:cs="Times New Roman"/>
        </w:rPr>
        <w:t xml:space="preserve">in Data Understanding phase. I did not track down sources to make specific data corrections, replace some data with default </w:t>
      </w:r>
      <w:r w:rsidRPr="005E1059">
        <w:rPr>
          <w:rFonts w:ascii="Times New Roman" w:eastAsia="Times New Roman" w:hAnsi="Times New Roman" w:cs="Times New Roman"/>
        </w:rPr>
        <w:t>values. However, I excluded some cases or individual data or records, c</w:t>
      </w:r>
      <w:r>
        <w:rPr>
          <w:rFonts w:ascii="Times New Roman" w:eastAsia="Times New Roman" w:hAnsi="Times New Roman" w:cs="Times New Roman"/>
        </w:rPr>
        <w:t>hose to use only a subset of the data for all or some the data-mining work as well as other steps.</w:t>
      </w:r>
    </w:p>
    <w:p w14:paraId="58C2B5F8" w14:textId="77777777" w:rsidR="00BA3934" w:rsidDel="00D96897" w:rsidRDefault="00BA3934" w:rsidP="00BA3934">
      <w:pPr>
        <w:rPr>
          <w:del w:id="180" w:author="Lin, Madeline" w:date="2023-04-07T22:29:00Z"/>
          <w:rFonts w:ascii="Times New Roman" w:eastAsia="Times New Roman" w:hAnsi="Times New Roman" w:cs="Times New Roman"/>
        </w:rPr>
      </w:pPr>
    </w:p>
    <w:p w14:paraId="40CBD8A4" w14:textId="5CDC5B6A" w:rsidR="00BA3934" w:rsidDel="00D96897" w:rsidRDefault="00BA3934" w:rsidP="00BA3934">
      <w:pPr>
        <w:rPr>
          <w:del w:id="181" w:author="Lin, Madeline" w:date="2023-04-07T22:29:00Z"/>
          <w:rFonts w:ascii="Times New Roman" w:eastAsia="Times New Roman" w:hAnsi="Times New Roman" w:cs="Times New Roman"/>
          <w:color w:val="FF0000"/>
        </w:rPr>
      </w:pPr>
      <w:del w:id="182" w:author="Lin, Madeline" w:date="2023-04-07T22:29:00Z">
        <w:r w:rsidRPr="00AB56BA" w:rsidDel="00D96897">
          <w:rPr>
            <w:rFonts w:ascii="Times New Roman" w:eastAsia="Times New Roman" w:hAnsi="Times New Roman" w:cs="Times New Roman"/>
            <w:color w:val="FF0000"/>
          </w:rPr>
          <w:delText>Prof feedbacks:</w:delText>
        </w:r>
        <w:r w:rsidDel="00D96897">
          <w:rPr>
            <w:rFonts w:ascii="Times New Roman" w:eastAsia="Times New Roman" w:hAnsi="Times New Roman" w:cs="Times New Roman"/>
            <w:color w:val="FF0000"/>
          </w:rPr>
          <w:delText xml:space="preserve"> really should review all the data…you never know if later data is clean…</w:delText>
        </w:r>
      </w:del>
    </w:p>
    <w:p w14:paraId="6742D47B" w14:textId="611CD0A2" w:rsidR="00BA3934" w:rsidDel="00D96897" w:rsidRDefault="00BA3934" w:rsidP="00BA3934">
      <w:pPr>
        <w:rPr>
          <w:del w:id="183" w:author="Lin, Madeline" w:date="2023-04-07T22:29:00Z"/>
          <w:rFonts w:ascii="Times New Roman" w:eastAsia="Times New Roman" w:hAnsi="Times New Roman" w:cs="Times New Roman"/>
          <w:color w:val="FF0000"/>
        </w:rPr>
      </w:pPr>
      <w:del w:id="184" w:author="Lin, Madeline" w:date="2023-04-07T22:29:00Z">
        <w:r w:rsidRPr="0039701E" w:rsidDel="00D96897">
          <w:rPr>
            <w:rFonts w:ascii="Times New Roman" w:eastAsia="Times New Roman" w:hAnsi="Times New Roman" w:cs="Times New Roman"/>
            <w:color w:val="ED7D31" w:themeColor="accent2"/>
          </w:rPr>
          <w:delText>Answer:</w:delText>
        </w:r>
        <w:r w:rsidDel="00D96897">
          <w:rPr>
            <w:rFonts w:ascii="Times New Roman" w:eastAsia="Times New Roman" w:hAnsi="Times New Roman" w:cs="Times New Roman"/>
            <w:color w:val="ED7D31" w:themeColor="accent2"/>
          </w:rPr>
          <w:delText xml:space="preserve"> I agree. However, I guess I meant I did the preliminary screens during my Data Understanding phase so the datasets had been decent clean already before I started in Data Preparation phase. </w:delText>
        </w:r>
      </w:del>
    </w:p>
    <w:p w14:paraId="09DE68C6" w14:textId="297CB869" w:rsidR="00BA3934" w:rsidDel="00D96897" w:rsidRDefault="00BA3934" w:rsidP="00BA3934">
      <w:pPr>
        <w:rPr>
          <w:del w:id="185" w:author="Lin, Madeline" w:date="2023-04-07T22:29:00Z"/>
          <w:rFonts w:ascii="Times New Roman" w:eastAsia="Times New Roman" w:hAnsi="Times New Roman" w:cs="Times New Roman"/>
          <w:color w:val="FF0000"/>
        </w:rPr>
      </w:pPr>
    </w:p>
    <w:p w14:paraId="34663199" w14:textId="1E918F96" w:rsidR="00BA3934" w:rsidDel="00D96897" w:rsidRDefault="00BA3934" w:rsidP="00BA3934">
      <w:pPr>
        <w:rPr>
          <w:del w:id="186" w:author="Lin, Madeline" w:date="2023-04-07T22:29:00Z"/>
          <w:rFonts w:ascii="Times New Roman" w:eastAsia="Times New Roman" w:hAnsi="Times New Roman" w:cs="Times New Roman"/>
          <w:color w:val="FF0000"/>
        </w:rPr>
      </w:pPr>
      <w:del w:id="187" w:author="Lin, Madeline" w:date="2023-04-07T22:29:00Z">
        <w:r w:rsidDel="00D96897">
          <w:rPr>
            <w:rFonts w:ascii="Times New Roman" w:eastAsia="Times New Roman" w:hAnsi="Times New Roman" w:cs="Times New Roman"/>
            <w:color w:val="FF0000"/>
          </w:rPr>
          <w:delText>Why “excluded some cases or individual data or records”?</w:delText>
        </w:r>
      </w:del>
    </w:p>
    <w:p w14:paraId="4F8980DD" w14:textId="65DE6970" w:rsidR="00BA3934" w:rsidDel="00D96897" w:rsidRDefault="00BA3934" w:rsidP="00BA3934">
      <w:pPr>
        <w:rPr>
          <w:del w:id="188" w:author="Lin, Madeline" w:date="2023-04-07T22:29:00Z"/>
          <w:rFonts w:ascii="Times New Roman" w:eastAsia="Times New Roman" w:hAnsi="Times New Roman" w:cs="Times New Roman"/>
          <w:color w:val="ED7D31" w:themeColor="accent2"/>
        </w:rPr>
      </w:pPr>
      <w:del w:id="189" w:author="Lin, Madeline" w:date="2023-04-07T22:29:00Z">
        <w:r w:rsidRPr="0039701E" w:rsidDel="00D96897">
          <w:rPr>
            <w:rFonts w:ascii="Times New Roman" w:eastAsia="Times New Roman" w:hAnsi="Times New Roman" w:cs="Times New Roman"/>
            <w:color w:val="ED7D31" w:themeColor="accent2"/>
          </w:rPr>
          <w:delText>Answer:</w:delText>
        </w:r>
        <w:r w:rsidDel="00D96897">
          <w:rPr>
            <w:rFonts w:ascii="Times New Roman" w:eastAsia="Times New Roman" w:hAnsi="Times New Roman" w:cs="Times New Roman"/>
            <w:color w:val="ED7D31" w:themeColor="accent2"/>
          </w:rPr>
          <w:delText xml:space="preserve"> this is actually retrieved from the CRISP-DM guide. What I was referring were I removed some unnecessary rows. For instance, for the individual dataset – streaming history, I removed rows which are 2022-01-16 and 2022-01-17, so the time range is the exact whole year. Hope it clarifies! </w:delText>
        </w:r>
      </w:del>
    </w:p>
    <w:p w14:paraId="692186A8" w14:textId="274E15F0" w:rsidR="00BA3934" w:rsidDel="00D96897" w:rsidRDefault="00BA3934" w:rsidP="00BA3934">
      <w:pPr>
        <w:textAlignment w:val="baseline"/>
        <w:rPr>
          <w:del w:id="190" w:author="Lin, Madeline" w:date="2023-04-07T22:29:00Z"/>
          <w:rFonts w:ascii="Times New Roman" w:eastAsia="Times New Roman" w:hAnsi="Times New Roman" w:cs="Times New Roman"/>
          <w:color w:val="ED7D31" w:themeColor="accent2"/>
        </w:rPr>
      </w:pPr>
    </w:p>
    <w:p w14:paraId="79AC5F11" w14:textId="77777777" w:rsidR="00D96897" w:rsidRPr="005E1059" w:rsidRDefault="00D96897" w:rsidP="00BA3934">
      <w:pPr>
        <w:rPr>
          <w:ins w:id="191" w:author="Lin, Madeline" w:date="2023-04-07T22:29:00Z"/>
          <w:rFonts w:ascii="Times New Roman" w:hAnsi="Times New Roman" w:cs="Times New Roman"/>
          <w:color w:val="ED7D31" w:themeColor="accent2"/>
        </w:rPr>
      </w:pPr>
    </w:p>
    <w:p w14:paraId="4637DC35" w14:textId="207FDE02" w:rsidR="00BA3934" w:rsidRPr="00290EA5" w:rsidDel="00D96897" w:rsidRDefault="00BA3934" w:rsidP="00BA3934">
      <w:pPr>
        <w:rPr>
          <w:del w:id="192" w:author="Lin, Madeline" w:date="2023-04-07T22:29:00Z"/>
          <w:rFonts w:ascii="Times New Roman" w:hAnsi="Times New Roman" w:cs="Times New Roman"/>
          <w:color w:val="FF0000"/>
        </w:rPr>
      </w:pPr>
      <w:del w:id="193" w:author="Lin, Madeline" w:date="2023-04-07T22:29:00Z">
        <w:r w:rsidDel="00D96897">
          <w:rPr>
            <w:noProof/>
          </w:rPr>
          <w:drawing>
            <wp:inline distT="0" distB="0" distL="0" distR="0" wp14:anchorId="43D8203D" wp14:editId="6474C7EB">
              <wp:extent cx="3234519" cy="146728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944" cy="1473373"/>
                      </a:xfrm>
                      <a:prstGeom prst="rect">
                        <a:avLst/>
                      </a:prstGeom>
                    </pic:spPr>
                  </pic:pic>
                </a:graphicData>
              </a:graphic>
            </wp:inline>
          </w:drawing>
        </w:r>
        <w:r w:rsidDel="00D96897">
          <w:rPr>
            <w:rFonts w:ascii="Times New Roman" w:eastAsia="Times New Roman" w:hAnsi="Times New Roman" w:cs="Times New Roman"/>
            <w:color w:val="ED7D31" w:themeColor="accent2"/>
          </w:rPr>
          <w:delText xml:space="preserve"> </w:delText>
        </w:r>
      </w:del>
    </w:p>
    <w:p w14:paraId="6807BCC9" w14:textId="30B19280" w:rsidR="00BA3934" w:rsidDel="00D96897" w:rsidRDefault="00BA3934" w:rsidP="00BA3934">
      <w:pPr>
        <w:rPr>
          <w:del w:id="194" w:author="Lin, Madeline" w:date="2023-04-07T22:29:00Z"/>
          <w:rFonts w:ascii="Times New Roman" w:eastAsia="Times New Roman" w:hAnsi="Times New Roman" w:cs="Times New Roman"/>
        </w:rPr>
      </w:pPr>
    </w:p>
    <w:p w14:paraId="0BE25B91" w14:textId="77777777" w:rsidR="00BA3934" w:rsidRPr="00427F26" w:rsidRDefault="00BA3934" w:rsidP="00BA3934">
      <w:pPr>
        <w:textAlignment w:val="baseline"/>
        <w:rPr>
          <w:rFonts w:ascii="Times New Roman" w:eastAsia="Times New Roman" w:hAnsi="Times New Roman" w:cs="Times New Roman"/>
          <w:color w:val="000000"/>
        </w:rPr>
      </w:pPr>
      <w:r w:rsidRPr="00427F26">
        <w:rPr>
          <w:rFonts w:ascii="Times New Roman" w:eastAsia="Times New Roman" w:hAnsi="Times New Roman" w:cs="Times New Roman"/>
          <w:color w:val="000000"/>
        </w:rPr>
        <w:t xml:space="preserve">As discussed in Task 2.1, </w:t>
      </w:r>
      <w:r>
        <w:rPr>
          <w:rFonts w:ascii="Times New Roman" w:eastAsia="Times New Roman" w:hAnsi="Times New Roman" w:cs="Times New Roman"/>
          <w:color w:val="000000"/>
        </w:rPr>
        <w:t xml:space="preserve">there should not be much data quality problems for these three datasets. My choices of how I clean the data are consistent with my data mining goals and final outcome of this project. </w:t>
      </w:r>
    </w:p>
    <w:p w14:paraId="05DF7669" w14:textId="77777777" w:rsidR="00BA3934" w:rsidRDefault="00BA3934" w:rsidP="00BA3934">
      <w:pPr>
        <w:rPr>
          <w:rFonts w:ascii="Times New Roman" w:eastAsia="Times New Roman" w:hAnsi="Times New Roman" w:cs="Times New Roman"/>
        </w:rPr>
      </w:pPr>
    </w:p>
    <w:p w14:paraId="68CE5E7A"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Below documents in excruciating detail about every detail and action used to clean my data.</w:t>
      </w:r>
    </w:p>
    <w:p w14:paraId="500B6156" w14:textId="77777777" w:rsidR="00BA3934" w:rsidRPr="00C61B13" w:rsidRDefault="00BA3934" w:rsidP="00BA3934">
      <w:pPr>
        <w:rPr>
          <w:rFonts w:ascii="Times New Roman" w:eastAsia="Times New Roman" w:hAnsi="Times New Roman" w:cs="Times New Roman"/>
        </w:rPr>
      </w:pPr>
    </w:p>
    <w:p w14:paraId="5FA1F31C"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Individual Dataset – Streaming History</w:t>
      </w:r>
    </w:p>
    <w:p w14:paraId="62F87554" w14:textId="77777777" w:rsidR="00BA3934" w:rsidRPr="005E1059" w:rsidRDefault="00BA3934" w:rsidP="00BA3934">
      <w:pPr>
        <w:pStyle w:val="ListParagraph"/>
        <w:spacing w:after="0"/>
        <w:textAlignment w:val="baseline"/>
        <w:rPr>
          <w:rFonts w:ascii="Times New Roman" w:eastAsia="Times New Roman" w:hAnsi="Times New Roman" w:cs="Times New Roman"/>
          <w:sz w:val="24"/>
          <w:szCs w:val="24"/>
        </w:rPr>
      </w:pPr>
    </w:p>
    <w:p w14:paraId="70B9F087" w14:textId="77777777" w:rsidR="00BA3934" w:rsidRPr="005E1059" w:rsidRDefault="00BA3934" w:rsidP="00BA3934">
      <w:pPr>
        <w:pStyle w:val="ListParagraph"/>
        <w:numPr>
          <w:ilvl w:val="0"/>
          <w:numId w:val="12"/>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Merged Streaming History 0, Streaming History 1 and Streaming History 3 into Streaming History</w:t>
      </w:r>
    </w:p>
    <w:p w14:paraId="284D6328" w14:textId="77777777" w:rsidR="00BA3934" w:rsidRPr="005E1059" w:rsidRDefault="00BA3934" w:rsidP="00BA3934">
      <w:pPr>
        <w:pStyle w:val="ListParagraph"/>
        <w:spacing w:after="0"/>
        <w:ind w:left="1440"/>
        <w:textAlignment w:val="baseline"/>
        <w:rPr>
          <w:rFonts w:ascii="Times New Roman" w:eastAsia="Times New Roman" w:hAnsi="Times New Roman" w:cs="Times New Roman"/>
          <w:sz w:val="24"/>
          <w:szCs w:val="24"/>
        </w:rPr>
      </w:pPr>
    </w:p>
    <w:p w14:paraId="3BE1AF9A" w14:textId="77777777" w:rsidR="00BA3934" w:rsidRPr="005E1059" w:rsidRDefault="00BA3934" w:rsidP="00BA3934">
      <w:pPr>
        <w:pStyle w:val="ListParagraph"/>
        <w:numPr>
          <w:ilvl w:val="0"/>
          <w:numId w:val="12"/>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Removed rows which are 2022-01-16 and 2022-01-17, so the time range is the exact whole year (i.e. 2022-01-18 ~ 2023-01-17)</w:t>
      </w:r>
    </w:p>
    <w:p w14:paraId="5C1A7804" w14:textId="77777777" w:rsidR="00BA3934" w:rsidRPr="005E1059" w:rsidRDefault="00BA3934" w:rsidP="00BA3934">
      <w:pPr>
        <w:textAlignment w:val="baseline"/>
        <w:rPr>
          <w:rFonts w:ascii="Times New Roman" w:eastAsia="Times New Roman" w:hAnsi="Times New Roman" w:cs="Times New Roman"/>
          <w:sz w:val="28"/>
          <w:szCs w:val="28"/>
        </w:rPr>
      </w:pPr>
    </w:p>
    <w:p w14:paraId="7E7B1FD2" w14:textId="77777777" w:rsidR="00BA3934" w:rsidRPr="005E1059" w:rsidRDefault="00BA3934" w:rsidP="00BA3934">
      <w:pPr>
        <w:pStyle w:val="ListParagraph"/>
        <w:numPr>
          <w:ilvl w:val="0"/>
          <w:numId w:val="12"/>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 xml:space="preserve">Removed the rows of 0 </w:t>
      </w:r>
      <w:proofErr w:type="spellStart"/>
      <w:r w:rsidRPr="005E1059">
        <w:rPr>
          <w:rFonts w:ascii="Times New Roman" w:eastAsia="Times New Roman" w:hAnsi="Times New Roman" w:cs="Times New Roman"/>
          <w:sz w:val="24"/>
          <w:szCs w:val="24"/>
        </w:rPr>
        <w:t>msPlayed</w:t>
      </w:r>
      <w:proofErr w:type="spellEnd"/>
    </w:p>
    <w:p w14:paraId="5480AA7B" w14:textId="77777777" w:rsidR="00BA3934" w:rsidRPr="005E1059" w:rsidRDefault="00BA3934" w:rsidP="00BA3934">
      <w:pPr>
        <w:textAlignment w:val="baseline"/>
        <w:rPr>
          <w:rFonts w:ascii="Times New Roman" w:eastAsia="Times New Roman" w:hAnsi="Times New Roman" w:cs="Times New Roman"/>
          <w:sz w:val="28"/>
          <w:szCs w:val="28"/>
        </w:rPr>
      </w:pPr>
    </w:p>
    <w:p w14:paraId="67191FCD" w14:textId="77777777" w:rsidR="00BA3934" w:rsidRPr="005E1059" w:rsidRDefault="00BA3934" w:rsidP="00BA3934">
      <w:pPr>
        <w:pStyle w:val="ListParagraph"/>
        <w:numPr>
          <w:ilvl w:val="0"/>
          <w:numId w:val="12"/>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Renamed the columns for consistency throughout three datasets</w:t>
      </w:r>
    </w:p>
    <w:p w14:paraId="49E5E39F" w14:textId="77777777" w:rsidR="00BA3934" w:rsidRPr="005E1059" w:rsidRDefault="00BA3934" w:rsidP="00BA3934">
      <w:pPr>
        <w:pStyle w:val="ListParagraph"/>
        <w:numPr>
          <w:ilvl w:val="1"/>
          <w:numId w:val="12"/>
        </w:numPr>
        <w:rPr>
          <w:rFonts w:ascii="Times New Roman" w:hAnsi="Times New Roman" w:cs="Times New Roman"/>
          <w:sz w:val="24"/>
          <w:szCs w:val="24"/>
        </w:rPr>
      </w:pPr>
      <w:r w:rsidRPr="005E1059">
        <w:rPr>
          <w:rFonts w:ascii="Times New Roman" w:hAnsi="Times New Roman" w:cs="Times New Roman"/>
          <w:sz w:val="24"/>
          <w:szCs w:val="24"/>
        </w:rPr>
        <w:t xml:space="preserve">Column1.endTime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w:t>
      </w:r>
      <w:proofErr w:type="spellStart"/>
      <w:r w:rsidRPr="005E1059">
        <w:rPr>
          <w:rFonts w:ascii="Times New Roman" w:hAnsi="Times New Roman" w:cs="Times New Roman"/>
          <w:sz w:val="24"/>
          <w:szCs w:val="24"/>
        </w:rPr>
        <w:t>endTime</w:t>
      </w:r>
      <w:proofErr w:type="spellEnd"/>
    </w:p>
    <w:p w14:paraId="135A3709" w14:textId="77777777" w:rsidR="00BA3934" w:rsidRPr="005E1059" w:rsidRDefault="00BA3934" w:rsidP="00BA3934">
      <w:pPr>
        <w:pStyle w:val="ListParagraph"/>
        <w:numPr>
          <w:ilvl w:val="1"/>
          <w:numId w:val="12"/>
        </w:numPr>
        <w:rPr>
          <w:rFonts w:ascii="Times New Roman" w:hAnsi="Times New Roman" w:cs="Times New Roman"/>
          <w:sz w:val="24"/>
          <w:szCs w:val="24"/>
        </w:rPr>
      </w:pPr>
      <w:r w:rsidRPr="005E1059">
        <w:rPr>
          <w:rFonts w:ascii="Times New Roman" w:hAnsi="Times New Roman" w:cs="Times New Roman"/>
          <w:sz w:val="24"/>
          <w:szCs w:val="24"/>
        </w:rPr>
        <w:t xml:space="preserve">Column1.artistName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artist</w:t>
      </w:r>
    </w:p>
    <w:p w14:paraId="06FE19CF" w14:textId="77777777" w:rsidR="00BA3934" w:rsidRPr="005E1059" w:rsidRDefault="00BA3934" w:rsidP="00BA3934">
      <w:pPr>
        <w:pStyle w:val="ListParagraph"/>
        <w:numPr>
          <w:ilvl w:val="1"/>
          <w:numId w:val="12"/>
        </w:numPr>
        <w:rPr>
          <w:rFonts w:ascii="Times New Roman" w:hAnsi="Times New Roman" w:cs="Times New Roman"/>
          <w:sz w:val="24"/>
          <w:szCs w:val="24"/>
        </w:rPr>
      </w:pPr>
      <w:r w:rsidRPr="005E1059">
        <w:rPr>
          <w:rFonts w:ascii="Times New Roman" w:hAnsi="Times New Roman" w:cs="Times New Roman"/>
          <w:sz w:val="24"/>
          <w:szCs w:val="24"/>
        </w:rPr>
        <w:t xml:space="preserve">Column1.trackName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track</w:t>
      </w:r>
    </w:p>
    <w:p w14:paraId="5D30BCE4" w14:textId="77777777" w:rsidR="00BA3934" w:rsidRPr="005E1059" w:rsidRDefault="00BA3934" w:rsidP="00BA3934">
      <w:pPr>
        <w:pStyle w:val="ListParagraph"/>
        <w:numPr>
          <w:ilvl w:val="1"/>
          <w:numId w:val="12"/>
        </w:numPr>
        <w:rPr>
          <w:rFonts w:ascii="Times New Roman" w:hAnsi="Times New Roman" w:cs="Times New Roman"/>
          <w:sz w:val="24"/>
          <w:szCs w:val="24"/>
        </w:rPr>
      </w:pPr>
      <w:r w:rsidRPr="005E1059">
        <w:rPr>
          <w:rFonts w:ascii="Times New Roman" w:hAnsi="Times New Roman" w:cs="Times New Roman"/>
          <w:sz w:val="24"/>
          <w:szCs w:val="24"/>
        </w:rPr>
        <w:t xml:space="preserve">Column1.msPlayed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w:t>
      </w:r>
      <w:proofErr w:type="spellStart"/>
      <w:r w:rsidRPr="005E1059">
        <w:rPr>
          <w:rFonts w:ascii="Times New Roman" w:hAnsi="Times New Roman" w:cs="Times New Roman"/>
          <w:sz w:val="24"/>
          <w:szCs w:val="24"/>
        </w:rPr>
        <w:t>msPlayed</w:t>
      </w:r>
      <w:proofErr w:type="spellEnd"/>
    </w:p>
    <w:p w14:paraId="31CB547D" w14:textId="77777777" w:rsidR="00BA3934" w:rsidRPr="005E1059" w:rsidRDefault="00BA3934" w:rsidP="00BA3934">
      <w:pPr>
        <w:pStyle w:val="ListParagraph"/>
        <w:ind w:left="2160"/>
        <w:rPr>
          <w:rFonts w:ascii="Times New Roman" w:hAnsi="Times New Roman" w:cs="Times New Roman"/>
          <w:sz w:val="24"/>
          <w:szCs w:val="24"/>
        </w:rPr>
      </w:pPr>
    </w:p>
    <w:p w14:paraId="60751B32"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Individual Dataset – Your Library</w:t>
      </w:r>
    </w:p>
    <w:p w14:paraId="07A13A90" w14:textId="77777777" w:rsidR="00BA3934" w:rsidRPr="005E1059" w:rsidRDefault="00BA3934" w:rsidP="00BA3934">
      <w:pPr>
        <w:ind w:left="360"/>
        <w:textAlignment w:val="baseline"/>
        <w:rPr>
          <w:rFonts w:ascii="Times New Roman" w:eastAsia="Times New Roman" w:hAnsi="Times New Roman" w:cs="Times New Roman"/>
          <w:sz w:val="28"/>
          <w:szCs w:val="28"/>
        </w:rPr>
      </w:pPr>
    </w:p>
    <w:p w14:paraId="4F506148" w14:textId="77777777" w:rsidR="00BA3934" w:rsidRPr="005E1059" w:rsidRDefault="00BA3934" w:rsidP="00BA3934">
      <w:pPr>
        <w:pStyle w:val="ListParagraph"/>
        <w:numPr>
          <w:ilvl w:val="0"/>
          <w:numId w:val="12"/>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Chose a subset of the data - Only selected tracks and removed other rows (i.e. albums, shows, episodes, </w:t>
      </w:r>
      <w:proofErr w:type="spellStart"/>
      <w:r w:rsidRPr="005E1059">
        <w:rPr>
          <w:rFonts w:ascii="Times New Roman" w:eastAsia="Times New Roman" w:hAnsi="Times New Roman" w:cs="Times New Roman"/>
          <w:sz w:val="24"/>
          <w:szCs w:val="24"/>
        </w:rPr>
        <w:t>bannedTracks</w:t>
      </w:r>
      <w:proofErr w:type="spellEnd"/>
      <w:r w:rsidRPr="005E1059">
        <w:rPr>
          <w:rFonts w:ascii="Times New Roman" w:eastAsia="Times New Roman" w:hAnsi="Times New Roman" w:cs="Times New Roman"/>
          <w:sz w:val="24"/>
          <w:szCs w:val="24"/>
        </w:rPr>
        <w:t xml:space="preserve">, artists, </w:t>
      </w:r>
      <w:proofErr w:type="spellStart"/>
      <w:r w:rsidRPr="005E1059">
        <w:rPr>
          <w:rFonts w:ascii="Times New Roman" w:eastAsia="Times New Roman" w:hAnsi="Times New Roman" w:cs="Times New Roman"/>
          <w:sz w:val="24"/>
          <w:szCs w:val="24"/>
        </w:rPr>
        <w:t>bannedArtists</w:t>
      </w:r>
      <w:proofErr w:type="spellEnd"/>
      <w:r w:rsidRPr="005E1059">
        <w:rPr>
          <w:rFonts w:ascii="Times New Roman" w:eastAsia="Times New Roman" w:hAnsi="Times New Roman" w:cs="Times New Roman"/>
          <w:sz w:val="24"/>
          <w:szCs w:val="24"/>
        </w:rPr>
        <w:t>)</w:t>
      </w:r>
    </w:p>
    <w:p w14:paraId="59B0DF1F" w14:textId="77777777" w:rsidR="00BA3934" w:rsidRPr="005E1059" w:rsidRDefault="00BA3934" w:rsidP="00BA3934">
      <w:pPr>
        <w:pStyle w:val="ListParagraph"/>
        <w:spacing w:after="0"/>
        <w:ind w:left="1440"/>
        <w:textAlignment w:val="baseline"/>
        <w:rPr>
          <w:rFonts w:ascii="Times New Roman" w:eastAsia="Times New Roman" w:hAnsi="Times New Roman" w:cs="Times New Roman"/>
          <w:sz w:val="24"/>
          <w:szCs w:val="24"/>
        </w:rPr>
      </w:pPr>
    </w:p>
    <w:p w14:paraId="716C8B8A" w14:textId="77777777" w:rsidR="00BA3934" w:rsidRPr="005E1059" w:rsidRDefault="00BA3934" w:rsidP="00BA3934">
      <w:pPr>
        <w:pStyle w:val="ListParagraph"/>
        <w:numPr>
          <w:ilvl w:val="0"/>
          <w:numId w:val="12"/>
        </w:numPr>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Removed Name column</w:t>
      </w:r>
    </w:p>
    <w:p w14:paraId="6C3220D2" w14:textId="77777777" w:rsidR="00BA3934" w:rsidRPr="005E1059" w:rsidRDefault="00BA3934" w:rsidP="00BA3934">
      <w:pPr>
        <w:pStyle w:val="ListParagraph"/>
        <w:numPr>
          <w:ilvl w:val="0"/>
          <w:numId w:val="21"/>
        </w:numPr>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Originally, the dataset includes a column (i.e. Name) which indicates tracker, albums, shows, episodes, etc. As I only kept tracks column, it would not be necessary to keep the Name column as all are tracks. </w:t>
      </w:r>
    </w:p>
    <w:p w14:paraId="5A220383" w14:textId="77777777" w:rsidR="00BA3934" w:rsidRPr="005E1059" w:rsidRDefault="00BA3934" w:rsidP="00BA3934">
      <w:pPr>
        <w:pStyle w:val="ListParagraph"/>
        <w:ind w:left="1440"/>
        <w:rPr>
          <w:rFonts w:ascii="Times New Roman" w:eastAsia="Times New Roman" w:hAnsi="Times New Roman" w:cs="Times New Roman"/>
          <w:sz w:val="24"/>
          <w:szCs w:val="24"/>
        </w:rPr>
      </w:pPr>
    </w:p>
    <w:p w14:paraId="65ED8FBB" w14:textId="77777777" w:rsidR="00BA3934" w:rsidRPr="005E1059" w:rsidRDefault="00BA3934" w:rsidP="00BA3934">
      <w:pPr>
        <w:pStyle w:val="ListParagraph"/>
        <w:numPr>
          <w:ilvl w:val="0"/>
          <w:numId w:val="12"/>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Renamed the columns for consistency throughout three datasets</w:t>
      </w:r>
    </w:p>
    <w:p w14:paraId="65AFDC49" w14:textId="77777777" w:rsidR="00BA3934" w:rsidRPr="005E1059" w:rsidRDefault="00BA3934" w:rsidP="00BA3934">
      <w:pPr>
        <w:pStyle w:val="ListParagraph"/>
        <w:numPr>
          <w:ilvl w:val="0"/>
          <w:numId w:val="13"/>
        </w:numPr>
        <w:spacing w:after="0"/>
        <w:textAlignment w:val="baseline"/>
        <w:rPr>
          <w:rFonts w:ascii="Times New Roman" w:eastAsia="Times New Roman" w:hAnsi="Times New Roman" w:cs="Times New Roman"/>
          <w:sz w:val="24"/>
          <w:szCs w:val="24"/>
        </w:rPr>
      </w:pPr>
      <w:proofErr w:type="spellStart"/>
      <w:r w:rsidRPr="005E1059">
        <w:rPr>
          <w:rFonts w:ascii="Times New Roman" w:hAnsi="Times New Roman" w:cs="Times New Roman"/>
          <w:sz w:val="24"/>
          <w:szCs w:val="24"/>
        </w:rPr>
        <w:t>Value.artist</w:t>
      </w:r>
      <w:proofErr w:type="spellEnd"/>
      <w:r w:rsidRPr="005E1059">
        <w:rPr>
          <w:rFonts w:ascii="Times New Roman" w:hAnsi="Times New Roman" w:cs="Times New Roman"/>
          <w:sz w:val="24"/>
          <w:szCs w:val="24"/>
        </w:rPr>
        <w:t xml:space="preserv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artist</w:t>
      </w:r>
    </w:p>
    <w:p w14:paraId="26A2D72E" w14:textId="77777777" w:rsidR="00BA3934" w:rsidRPr="005E1059" w:rsidRDefault="00BA3934" w:rsidP="00BA3934">
      <w:pPr>
        <w:pStyle w:val="ListParagraph"/>
        <w:numPr>
          <w:ilvl w:val="0"/>
          <w:numId w:val="13"/>
        </w:numPr>
        <w:spacing w:after="0"/>
        <w:textAlignment w:val="baseline"/>
        <w:rPr>
          <w:rFonts w:ascii="Times New Roman" w:eastAsia="Times New Roman" w:hAnsi="Times New Roman" w:cs="Times New Roman"/>
          <w:sz w:val="24"/>
          <w:szCs w:val="24"/>
        </w:rPr>
      </w:pPr>
      <w:proofErr w:type="spellStart"/>
      <w:r w:rsidRPr="005E1059">
        <w:rPr>
          <w:rFonts w:ascii="Times New Roman" w:hAnsi="Times New Roman" w:cs="Times New Roman"/>
          <w:sz w:val="24"/>
          <w:szCs w:val="24"/>
        </w:rPr>
        <w:t>Value.album</w:t>
      </w:r>
      <w:proofErr w:type="spellEnd"/>
      <w:r w:rsidRPr="005E1059">
        <w:rPr>
          <w:rFonts w:ascii="Times New Roman" w:hAnsi="Times New Roman" w:cs="Times New Roman"/>
          <w:sz w:val="24"/>
          <w:szCs w:val="24"/>
        </w:rPr>
        <w:t xml:space="preserv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album</w:t>
      </w:r>
    </w:p>
    <w:p w14:paraId="5025C073" w14:textId="77777777" w:rsidR="00BA3934" w:rsidRPr="005E1059" w:rsidRDefault="00BA3934" w:rsidP="00BA3934">
      <w:pPr>
        <w:pStyle w:val="ListParagraph"/>
        <w:numPr>
          <w:ilvl w:val="0"/>
          <w:numId w:val="13"/>
        </w:numPr>
        <w:spacing w:after="0"/>
        <w:textAlignment w:val="baseline"/>
        <w:rPr>
          <w:rFonts w:ascii="Times New Roman" w:eastAsia="Times New Roman" w:hAnsi="Times New Roman" w:cs="Times New Roman"/>
          <w:sz w:val="24"/>
          <w:szCs w:val="24"/>
        </w:rPr>
      </w:pPr>
      <w:proofErr w:type="spellStart"/>
      <w:r w:rsidRPr="005E1059">
        <w:rPr>
          <w:rFonts w:ascii="Times New Roman" w:hAnsi="Times New Roman" w:cs="Times New Roman"/>
          <w:sz w:val="24"/>
          <w:szCs w:val="24"/>
        </w:rPr>
        <w:t>Value.track</w:t>
      </w:r>
      <w:proofErr w:type="spellEnd"/>
      <w:r w:rsidRPr="005E1059">
        <w:rPr>
          <w:rFonts w:ascii="Times New Roman" w:hAnsi="Times New Roman" w:cs="Times New Roman"/>
          <w:sz w:val="24"/>
          <w:szCs w:val="24"/>
        </w:rPr>
        <w:t xml:space="preserv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track</w:t>
      </w:r>
    </w:p>
    <w:p w14:paraId="5354D338" w14:textId="77777777" w:rsidR="00BA3934" w:rsidRPr="005E1059" w:rsidRDefault="00BA3934" w:rsidP="00BA3934">
      <w:pPr>
        <w:pStyle w:val="ListParagraph"/>
        <w:numPr>
          <w:ilvl w:val="0"/>
          <w:numId w:val="13"/>
        </w:numPr>
        <w:spacing w:after="0"/>
        <w:textAlignment w:val="baseline"/>
        <w:rPr>
          <w:rFonts w:ascii="Times New Roman" w:eastAsia="Times New Roman" w:hAnsi="Times New Roman" w:cs="Times New Roman"/>
          <w:sz w:val="24"/>
          <w:szCs w:val="24"/>
        </w:rPr>
      </w:pPr>
      <w:proofErr w:type="spellStart"/>
      <w:r w:rsidRPr="005E1059">
        <w:rPr>
          <w:rFonts w:ascii="Times New Roman" w:hAnsi="Times New Roman" w:cs="Times New Roman"/>
          <w:sz w:val="24"/>
          <w:szCs w:val="24"/>
        </w:rPr>
        <w:t>Value.uri</w:t>
      </w:r>
      <w:proofErr w:type="spellEnd"/>
      <w:r w:rsidRPr="005E1059">
        <w:rPr>
          <w:rFonts w:ascii="Times New Roman" w:hAnsi="Times New Roman" w:cs="Times New Roman"/>
          <w:sz w:val="24"/>
          <w:szCs w:val="24"/>
        </w:rPr>
        <w:t xml:space="preserv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URI</w:t>
      </w:r>
    </w:p>
    <w:p w14:paraId="7837E435" w14:textId="77777777" w:rsidR="00BA3934" w:rsidRPr="005E1059" w:rsidRDefault="00BA3934" w:rsidP="00BA3934">
      <w:pPr>
        <w:rPr>
          <w:sz w:val="28"/>
          <w:szCs w:val="28"/>
        </w:rPr>
      </w:pPr>
    </w:p>
    <w:p w14:paraId="133AAF6E"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Global Weekly Top 100 Songs</w:t>
      </w:r>
    </w:p>
    <w:p w14:paraId="4D68D146" w14:textId="77777777" w:rsidR="00BA3934" w:rsidRPr="005E1059" w:rsidRDefault="00BA3934" w:rsidP="00BA3934">
      <w:pPr>
        <w:textAlignment w:val="baseline"/>
        <w:rPr>
          <w:rFonts w:ascii="Times New Roman" w:eastAsia="Times New Roman" w:hAnsi="Times New Roman" w:cs="Times New Roman"/>
          <w:sz w:val="28"/>
          <w:szCs w:val="28"/>
        </w:rPr>
      </w:pPr>
    </w:p>
    <w:p w14:paraId="49313AC1" w14:textId="77777777" w:rsidR="00BA3934" w:rsidRPr="005E1059" w:rsidRDefault="00BA3934" w:rsidP="00BA3934">
      <w:pPr>
        <w:pStyle w:val="ListParagraph"/>
        <w:numPr>
          <w:ilvl w:val="0"/>
          <w:numId w:val="14"/>
        </w:numPr>
        <w:rPr>
          <w:sz w:val="24"/>
          <w:szCs w:val="24"/>
        </w:rPr>
      </w:pPr>
      <w:r w:rsidRPr="005E1059">
        <w:rPr>
          <w:rFonts w:ascii="Times New Roman" w:eastAsia="Times New Roman" w:hAnsi="Times New Roman" w:cs="Times New Roman"/>
          <w:sz w:val="24"/>
          <w:szCs w:val="24"/>
        </w:rPr>
        <w:t>Removed rows from 102 to 201</w:t>
      </w:r>
    </w:p>
    <w:p w14:paraId="00A7CD2B" w14:textId="77777777" w:rsidR="00BA3934" w:rsidRPr="005E1059" w:rsidRDefault="00BA3934" w:rsidP="00BA3934">
      <w:pPr>
        <w:pStyle w:val="ListParagraph"/>
        <w:numPr>
          <w:ilvl w:val="1"/>
          <w:numId w:val="14"/>
        </w:numPr>
        <w:rPr>
          <w:sz w:val="24"/>
          <w:szCs w:val="24"/>
        </w:rPr>
      </w:pPr>
      <w:r w:rsidRPr="005E1059">
        <w:rPr>
          <w:rFonts w:ascii="Times New Roman" w:eastAsia="Times New Roman" w:hAnsi="Times New Roman" w:cs="Times New Roman"/>
          <w:sz w:val="24"/>
          <w:szCs w:val="24"/>
        </w:rPr>
        <w:t>Originally, the dataset includes 200 pieces Global Top songs. As I only wanted first 100 songs as a test dataset, I removed rows from 102 to 201 and only kept the first top 100 songs.</w:t>
      </w:r>
    </w:p>
    <w:p w14:paraId="40768FF0" w14:textId="77777777" w:rsidR="00BA3934" w:rsidRPr="005E1059" w:rsidRDefault="00BA3934" w:rsidP="00BA3934">
      <w:pPr>
        <w:pStyle w:val="ListParagraph"/>
        <w:ind w:left="1440"/>
        <w:rPr>
          <w:sz w:val="24"/>
          <w:szCs w:val="24"/>
        </w:rPr>
      </w:pPr>
    </w:p>
    <w:p w14:paraId="1F7CAF33" w14:textId="77777777" w:rsidR="00BA3934" w:rsidRPr="005E1059" w:rsidRDefault="00BA3934" w:rsidP="00BA3934">
      <w:pPr>
        <w:pStyle w:val="ListParagraph"/>
        <w:numPr>
          <w:ilvl w:val="0"/>
          <w:numId w:val="14"/>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Renamed the columns for consistency throughout three datasets</w:t>
      </w:r>
    </w:p>
    <w:p w14:paraId="0D5A01A3" w14:textId="77777777" w:rsidR="00BA3934" w:rsidRPr="005E1059" w:rsidRDefault="00BA3934" w:rsidP="00BA3934">
      <w:pPr>
        <w:pStyle w:val="ListParagraph"/>
        <w:numPr>
          <w:ilvl w:val="0"/>
          <w:numId w:val="15"/>
        </w:numPr>
        <w:rPr>
          <w:rFonts w:ascii="Times New Roman" w:hAnsi="Times New Roman" w:cs="Times New Roman"/>
          <w:sz w:val="24"/>
          <w:szCs w:val="24"/>
        </w:rPr>
      </w:pPr>
      <w:proofErr w:type="spellStart"/>
      <w:r w:rsidRPr="005E1059">
        <w:rPr>
          <w:rFonts w:ascii="Times New Roman" w:hAnsi="Times New Roman" w:cs="Times New Roman"/>
          <w:sz w:val="24"/>
          <w:szCs w:val="24"/>
        </w:rPr>
        <w:t>artist_names</w:t>
      </w:r>
      <w:proofErr w:type="spellEnd"/>
      <w:r w:rsidRPr="005E1059">
        <w:rPr>
          <w:rFonts w:ascii="Times New Roman" w:hAnsi="Times New Roman" w:cs="Times New Roman"/>
          <w:sz w:val="24"/>
          <w:szCs w:val="24"/>
        </w:rPr>
        <w:t xml:space="preserv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artist</w:t>
      </w:r>
    </w:p>
    <w:p w14:paraId="50FD6FFA" w14:textId="77777777" w:rsidR="00BA3934" w:rsidRPr="005E1059" w:rsidRDefault="00BA3934" w:rsidP="00BA3934">
      <w:pPr>
        <w:pStyle w:val="ListParagraph"/>
        <w:numPr>
          <w:ilvl w:val="0"/>
          <w:numId w:val="15"/>
        </w:numPr>
        <w:rPr>
          <w:rFonts w:ascii="Times New Roman" w:hAnsi="Times New Roman" w:cs="Times New Roman"/>
          <w:sz w:val="24"/>
          <w:szCs w:val="24"/>
        </w:rPr>
      </w:pPr>
      <w:proofErr w:type="spellStart"/>
      <w:r w:rsidRPr="005E1059">
        <w:rPr>
          <w:rFonts w:ascii="Times New Roman" w:hAnsi="Times New Roman" w:cs="Times New Roman"/>
          <w:sz w:val="24"/>
          <w:szCs w:val="24"/>
        </w:rPr>
        <w:t>track_name</w:t>
      </w:r>
      <w:proofErr w:type="spellEnd"/>
      <w:r w:rsidRPr="005E1059">
        <w:rPr>
          <w:rFonts w:ascii="Times New Roman" w:hAnsi="Times New Roman" w:cs="Times New Roman"/>
          <w:sz w:val="24"/>
          <w:szCs w:val="24"/>
        </w:rPr>
        <w:t xml:space="preserv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track</w:t>
      </w:r>
    </w:p>
    <w:p w14:paraId="25BDB8A4" w14:textId="77777777" w:rsidR="00BA3934" w:rsidRPr="005E1059" w:rsidRDefault="00BA3934" w:rsidP="00BA3934">
      <w:pPr>
        <w:pStyle w:val="ListParagraph"/>
        <w:numPr>
          <w:ilvl w:val="0"/>
          <w:numId w:val="15"/>
        </w:numPr>
        <w:rPr>
          <w:rFonts w:ascii="Times New Roman" w:hAnsi="Times New Roman" w:cs="Times New Roman"/>
          <w:sz w:val="24"/>
          <w:szCs w:val="24"/>
        </w:rPr>
      </w:pPr>
      <w:r w:rsidRPr="005E1059">
        <w:rPr>
          <w:rFonts w:ascii="Times New Roman" w:hAnsi="Times New Roman" w:cs="Times New Roman"/>
          <w:sz w:val="24"/>
          <w:szCs w:val="24"/>
        </w:rPr>
        <w:t xml:space="preserve">streams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w:t>
      </w:r>
      <w:proofErr w:type="spellStart"/>
      <w:r w:rsidRPr="005E1059">
        <w:rPr>
          <w:rFonts w:ascii="Times New Roman" w:hAnsi="Times New Roman" w:cs="Times New Roman"/>
          <w:sz w:val="24"/>
          <w:szCs w:val="24"/>
        </w:rPr>
        <w:t>msPlayed</w:t>
      </w:r>
      <w:proofErr w:type="spellEnd"/>
    </w:p>
    <w:p w14:paraId="7A6137DA" w14:textId="77777777" w:rsidR="00BA3934" w:rsidRPr="005E1059" w:rsidRDefault="00BA3934" w:rsidP="00BA3934">
      <w:pPr>
        <w:pStyle w:val="ListParagraph"/>
        <w:numPr>
          <w:ilvl w:val="0"/>
          <w:numId w:val="15"/>
        </w:numPr>
        <w:rPr>
          <w:rFonts w:ascii="Times New Roman" w:hAnsi="Times New Roman" w:cs="Times New Roman"/>
          <w:sz w:val="24"/>
          <w:szCs w:val="24"/>
        </w:rPr>
      </w:pPr>
      <w:r w:rsidRPr="005E1059">
        <w:rPr>
          <w:rFonts w:ascii="Times New Roman" w:hAnsi="Times New Roman" w:cs="Times New Roman"/>
          <w:sz w:val="24"/>
          <w:szCs w:val="24"/>
        </w:rPr>
        <w:t xml:space="preserve">duration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w:t>
      </w:r>
      <w:proofErr w:type="spellStart"/>
      <w:r w:rsidRPr="005E1059">
        <w:rPr>
          <w:rFonts w:ascii="Times New Roman" w:hAnsi="Times New Roman" w:cs="Times New Roman"/>
          <w:sz w:val="24"/>
          <w:szCs w:val="24"/>
        </w:rPr>
        <w:t>duration_ms</w:t>
      </w:r>
      <w:proofErr w:type="spellEnd"/>
    </w:p>
    <w:p w14:paraId="7EA8A2F3" w14:textId="77777777" w:rsidR="00BA3934" w:rsidRPr="005E1059" w:rsidRDefault="00BA3934" w:rsidP="00BA3934">
      <w:pPr>
        <w:pStyle w:val="ListParagraph"/>
        <w:spacing w:after="0"/>
        <w:textAlignment w:val="baseline"/>
        <w:rPr>
          <w:rFonts w:ascii="Times New Roman" w:eastAsia="Times New Roman" w:hAnsi="Times New Roman" w:cs="Times New Roman"/>
          <w:sz w:val="24"/>
          <w:szCs w:val="24"/>
        </w:rPr>
      </w:pPr>
    </w:p>
    <w:p w14:paraId="26802EC1"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Generalized Dataset</w:t>
      </w:r>
    </w:p>
    <w:p w14:paraId="1E8E59F0" w14:textId="77777777" w:rsidR="00BA3934" w:rsidRPr="005E1059" w:rsidRDefault="00BA3934" w:rsidP="00BA3934">
      <w:pPr>
        <w:pStyle w:val="ListParagraph"/>
        <w:spacing w:after="0"/>
        <w:textAlignment w:val="baseline"/>
        <w:rPr>
          <w:rFonts w:ascii="Times New Roman" w:eastAsia="Times New Roman" w:hAnsi="Times New Roman" w:cs="Times New Roman"/>
          <w:sz w:val="24"/>
          <w:szCs w:val="24"/>
        </w:rPr>
      </w:pPr>
    </w:p>
    <w:p w14:paraId="561D0C06" w14:textId="77777777" w:rsidR="00BA3934" w:rsidRPr="005E1059" w:rsidRDefault="00BA3934" w:rsidP="00BA3934">
      <w:pPr>
        <w:pStyle w:val="ListParagraph"/>
        <w:numPr>
          <w:ilvl w:val="0"/>
          <w:numId w:val="16"/>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Removed explicit column</w:t>
      </w:r>
    </w:p>
    <w:p w14:paraId="33633918" w14:textId="77777777" w:rsidR="00BA3934" w:rsidRPr="005E1059" w:rsidRDefault="00BA3934" w:rsidP="00BA3934">
      <w:pPr>
        <w:pStyle w:val="ListParagraph"/>
        <w:numPr>
          <w:ilvl w:val="1"/>
          <w:numId w:val="16"/>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For the above first two datasets, I need to pull the audio features of each song, which I will discuss further in the Constructing Data section. Spotify Web API</w:t>
      </w:r>
      <w:r w:rsidRPr="005E1059">
        <w:rPr>
          <w:rStyle w:val="FootnoteReference"/>
          <w:rFonts w:ascii="Times New Roman" w:eastAsia="Times New Roman" w:hAnsi="Times New Roman" w:cs="Times New Roman"/>
          <w:sz w:val="24"/>
          <w:szCs w:val="24"/>
        </w:rPr>
        <w:footnoteReference w:id="4"/>
      </w:r>
      <w:r w:rsidRPr="005E1059">
        <w:rPr>
          <w:rFonts w:ascii="Times New Roman" w:eastAsia="Times New Roman" w:hAnsi="Times New Roman" w:cs="Times New Roman"/>
          <w:sz w:val="24"/>
          <w:szCs w:val="24"/>
        </w:rPr>
        <w:t xml:space="preserve"> allows us to be able to retrieve the audio features of a track based on the track URI. I found out that there is no “explicit” audio feature </w:t>
      </w:r>
      <w:r w:rsidRPr="005E1059">
        <w:rPr>
          <w:rFonts w:ascii="Times New Roman" w:eastAsia="Times New Roman" w:hAnsi="Times New Roman" w:cs="Times New Roman"/>
          <w:sz w:val="24"/>
          <w:szCs w:val="24"/>
        </w:rPr>
        <w:lastRenderedPageBreak/>
        <w:t>available in the page of Get Track’s Audio Features</w:t>
      </w:r>
      <w:r w:rsidRPr="005E1059">
        <w:rPr>
          <w:rStyle w:val="FootnoteReference"/>
          <w:rFonts w:ascii="Times New Roman" w:eastAsia="Times New Roman" w:hAnsi="Times New Roman" w:cs="Times New Roman"/>
          <w:sz w:val="24"/>
          <w:szCs w:val="24"/>
        </w:rPr>
        <w:footnoteReference w:id="5"/>
      </w:r>
      <w:r w:rsidRPr="005E1059">
        <w:rPr>
          <w:rFonts w:ascii="Times New Roman" w:eastAsia="Times New Roman" w:hAnsi="Times New Roman" w:cs="Times New Roman"/>
          <w:sz w:val="24"/>
          <w:szCs w:val="24"/>
        </w:rPr>
        <w:t>. However, in generalized dataset, there is “explicit” audio feature for each song. In order to keep consistency throughout three datasets, I decided not to include the “explicit” attribute.</w:t>
      </w:r>
    </w:p>
    <w:p w14:paraId="00920B50" w14:textId="77777777" w:rsidR="00BA3934" w:rsidRPr="005E1059" w:rsidRDefault="00BA3934" w:rsidP="00BA3934">
      <w:pPr>
        <w:pStyle w:val="ListParagraph"/>
        <w:spacing w:after="0"/>
        <w:ind w:left="1440"/>
        <w:textAlignment w:val="baseline"/>
        <w:rPr>
          <w:rFonts w:ascii="Times New Roman" w:eastAsia="Times New Roman" w:hAnsi="Times New Roman" w:cs="Times New Roman"/>
          <w:sz w:val="24"/>
          <w:szCs w:val="24"/>
        </w:rPr>
      </w:pPr>
    </w:p>
    <w:p w14:paraId="7DC8BB60" w14:textId="77777777" w:rsidR="00BA3934" w:rsidRPr="005E1059" w:rsidRDefault="00BA3934" w:rsidP="00BA3934">
      <w:pPr>
        <w:pStyle w:val="ListParagraph"/>
        <w:numPr>
          <w:ilvl w:val="0"/>
          <w:numId w:val="16"/>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Renamed the columns for consistency throughout three datasets</w:t>
      </w:r>
    </w:p>
    <w:p w14:paraId="18C93E60" w14:textId="77777777" w:rsidR="00BA3934" w:rsidRPr="005E1059" w:rsidRDefault="00BA3934" w:rsidP="00BA3934">
      <w:pPr>
        <w:pStyle w:val="ListParagraph"/>
        <w:numPr>
          <w:ilvl w:val="0"/>
          <w:numId w:val="15"/>
        </w:numPr>
        <w:rPr>
          <w:sz w:val="24"/>
          <w:szCs w:val="24"/>
        </w:rPr>
      </w:pPr>
      <w:r w:rsidRPr="005E1059">
        <w:rPr>
          <w:rFonts w:ascii="Times New Roman" w:hAnsi="Times New Roman" w:cs="Times New Roman"/>
          <w:sz w:val="24"/>
          <w:szCs w:val="24"/>
        </w:rPr>
        <w:t xml:space="preserve">Name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track</w:t>
      </w:r>
    </w:p>
    <w:p w14:paraId="7B6AA87C" w14:textId="77777777" w:rsidR="00BA3934" w:rsidRPr="005E1059" w:rsidRDefault="00BA3934" w:rsidP="00BA3934">
      <w:pPr>
        <w:pStyle w:val="ListParagraph"/>
        <w:numPr>
          <w:ilvl w:val="0"/>
          <w:numId w:val="15"/>
        </w:numPr>
        <w:rPr>
          <w:sz w:val="24"/>
          <w:szCs w:val="24"/>
        </w:rPr>
      </w:pPr>
      <w:r w:rsidRPr="005E1059">
        <w:rPr>
          <w:rFonts w:ascii="Times New Roman" w:hAnsi="Times New Roman" w:cs="Times New Roman"/>
          <w:sz w:val="24"/>
          <w:szCs w:val="24"/>
        </w:rPr>
        <w:t xml:space="preserve">Id </w:t>
      </w:r>
      <w:r w:rsidRPr="005E1059">
        <w:rPr>
          <w:rFonts w:ascii="Times New Roman" w:hAnsi="Times New Roman" w:cs="Times New Roman"/>
          <w:sz w:val="24"/>
          <w:szCs w:val="24"/>
        </w:rPr>
        <w:sym w:font="Wingdings" w:char="F0E0"/>
      </w:r>
      <w:r w:rsidRPr="005E1059">
        <w:rPr>
          <w:rFonts w:ascii="Times New Roman" w:hAnsi="Times New Roman" w:cs="Times New Roman"/>
          <w:sz w:val="24"/>
          <w:szCs w:val="24"/>
        </w:rPr>
        <w:t xml:space="preserve"> URI</w:t>
      </w:r>
    </w:p>
    <w:p w14:paraId="45CEA56B" w14:textId="77777777" w:rsidR="00BA3934" w:rsidRPr="00283A9A" w:rsidRDefault="00BA3934" w:rsidP="00BA3934"/>
    <w:p w14:paraId="23ACC3D4" w14:textId="77777777" w:rsidR="00BA3934" w:rsidRPr="00283A9A" w:rsidRDefault="00BA3934" w:rsidP="00BA3934"/>
    <w:p w14:paraId="35E15A35"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3.3: Constructing Data </w:t>
      </w:r>
    </w:p>
    <w:p w14:paraId="214E73F4"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Data </w:t>
      </w:r>
      <w:r>
        <w:rPr>
          <w:rFonts w:ascii="Times New Roman" w:eastAsia="Times New Roman" w:hAnsi="Times New Roman" w:cs="Times New Roman"/>
          <w:b/>
          <w:bCs/>
          <w:color w:val="70AD47"/>
        </w:rPr>
        <w:t xml:space="preserve">Attribute </w:t>
      </w:r>
      <w:r w:rsidRPr="00C61B13">
        <w:rPr>
          <w:rFonts w:ascii="Times New Roman" w:eastAsia="Times New Roman" w:hAnsi="Times New Roman" w:cs="Times New Roman"/>
          <w:b/>
          <w:bCs/>
          <w:color w:val="70AD47"/>
        </w:rPr>
        <w:t>Report </w:t>
      </w:r>
    </w:p>
    <w:p w14:paraId="59C3232B" w14:textId="77777777" w:rsidR="00BA3934" w:rsidRDefault="00BA3934" w:rsidP="00BA3934">
      <w:pPr>
        <w:rPr>
          <w:rFonts w:ascii="Times New Roman" w:eastAsia="Times New Roman" w:hAnsi="Times New Roman" w:cs="Times New Roman"/>
          <w:b/>
          <w:bCs/>
          <w:color w:val="70AD47"/>
        </w:rPr>
      </w:pPr>
    </w:p>
    <w:p w14:paraId="2E29060F"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Individual Dataset – Streaming History</w:t>
      </w:r>
    </w:p>
    <w:p w14:paraId="76DA3454" w14:textId="77777777" w:rsidR="00BA3934" w:rsidRPr="005E1059" w:rsidRDefault="00BA3934" w:rsidP="00BA3934">
      <w:pPr>
        <w:pStyle w:val="ListParagraph"/>
        <w:spacing w:after="0"/>
        <w:textAlignment w:val="baseline"/>
        <w:rPr>
          <w:rFonts w:ascii="Times New Roman" w:eastAsia="Times New Roman" w:hAnsi="Times New Roman" w:cs="Times New Roman"/>
          <w:sz w:val="24"/>
          <w:szCs w:val="24"/>
        </w:rPr>
      </w:pPr>
    </w:p>
    <w:p w14:paraId="2C167447" w14:textId="77777777" w:rsidR="00BA3934" w:rsidRPr="005E1059" w:rsidRDefault="00BA3934" w:rsidP="00BA3934">
      <w:pPr>
        <w:pStyle w:val="ListParagraph"/>
        <w:numPr>
          <w:ilvl w:val="0"/>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Created </w:t>
      </w:r>
      <w:proofErr w:type="spellStart"/>
      <w:r w:rsidRPr="005E1059">
        <w:rPr>
          <w:rFonts w:ascii="Times New Roman" w:eastAsia="Times New Roman" w:hAnsi="Times New Roman" w:cs="Times New Roman"/>
          <w:sz w:val="24"/>
          <w:szCs w:val="24"/>
        </w:rPr>
        <w:t>Sum_msPlayed</w:t>
      </w:r>
      <w:proofErr w:type="spellEnd"/>
      <w:r w:rsidRPr="005E1059">
        <w:rPr>
          <w:rFonts w:ascii="Times New Roman" w:eastAsia="Times New Roman" w:hAnsi="Times New Roman" w:cs="Times New Roman"/>
          <w:sz w:val="24"/>
          <w:szCs w:val="24"/>
        </w:rPr>
        <w:t xml:space="preserve"> attribute</w:t>
      </w:r>
    </w:p>
    <w:p w14:paraId="747781B6" w14:textId="77777777" w:rsidR="00BA3934" w:rsidRPr="005E1059" w:rsidRDefault="00BA3934" w:rsidP="00BA3934">
      <w:pPr>
        <w:pStyle w:val="ListParagraph"/>
        <w:numPr>
          <w:ilvl w:val="1"/>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The Streaming History dataset serves the purpose of building the Your Library dataset. Specifically, I need to create a new field (i.e. </w:t>
      </w:r>
      <w:proofErr w:type="spellStart"/>
      <w:r w:rsidRPr="005E1059">
        <w:rPr>
          <w:rFonts w:ascii="Times New Roman" w:eastAsia="Times New Roman" w:hAnsi="Times New Roman" w:cs="Times New Roman"/>
          <w:sz w:val="24"/>
          <w:szCs w:val="24"/>
        </w:rPr>
        <w:t>Sum_msPlayed</w:t>
      </w:r>
      <w:proofErr w:type="spellEnd"/>
      <w:r w:rsidRPr="005E1059">
        <w:rPr>
          <w:rFonts w:ascii="Times New Roman" w:eastAsia="Times New Roman" w:hAnsi="Times New Roman" w:cs="Times New Roman"/>
          <w:sz w:val="24"/>
          <w:szCs w:val="24"/>
        </w:rPr>
        <w:t xml:space="preserve"> column) of each track by using a pivot table. After that, I will use V lookup formula to transfer the </w:t>
      </w:r>
      <w:proofErr w:type="spellStart"/>
      <w:r w:rsidRPr="005E1059">
        <w:rPr>
          <w:rFonts w:ascii="Times New Roman" w:eastAsia="Times New Roman" w:hAnsi="Times New Roman" w:cs="Times New Roman"/>
          <w:sz w:val="24"/>
          <w:szCs w:val="24"/>
        </w:rPr>
        <w:t>Sum_msPlayed</w:t>
      </w:r>
      <w:proofErr w:type="spellEnd"/>
      <w:r w:rsidRPr="005E1059">
        <w:rPr>
          <w:rFonts w:ascii="Times New Roman" w:eastAsia="Times New Roman" w:hAnsi="Times New Roman" w:cs="Times New Roman"/>
          <w:sz w:val="24"/>
          <w:szCs w:val="24"/>
        </w:rPr>
        <w:t xml:space="preserve"> data of each track to the Your Library dataset.  </w:t>
      </w:r>
    </w:p>
    <w:p w14:paraId="27B80C9E" w14:textId="77777777" w:rsidR="00BA3934" w:rsidRPr="005E1059" w:rsidRDefault="00BA3934" w:rsidP="00BA3934">
      <w:pPr>
        <w:pStyle w:val="ListParagraph"/>
        <w:spacing w:after="0"/>
        <w:ind w:left="1440"/>
        <w:textAlignment w:val="baseline"/>
        <w:rPr>
          <w:rFonts w:ascii="Times New Roman" w:eastAsia="Times New Roman" w:hAnsi="Times New Roman" w:cs="Times New Roman"/>
          <w:sz w:val="24"/>
          <w:szCs w:val="24"/>
        </w:rPr>
      </w:pPr>
    </w:p>
    <w:p w14:paraId="5AC8D9A5"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Individual Dataset – Your Library</w:t>
      </w:r>
    </w:p>
    <w:p w14:paraId="66527D62" w14:textId="77777777" w:rsidR="00BA3934" w:rsidRDefault="00BA3934" w:rsidP="00BA3934">
      <w:pPr>
        <w:pStyle w:val="ListParagraph"/>
        <w:spacing w:after="0"/>
        <w:textAlignment w:val="baseline"/>
        <w:rPr>
          <w:rFonts w:ascii="Times New Roman" w:eastAsia="Times New Roman" w:hAnsi="Times New Roman" w:cs="Times New Roman"/>
        </w:rPr>
      </w:pPr>
    </w:p>
    <w:p w14:paraId="05A10EC4" w14:textId="77777777" w:rsidR="00BA3934" w:rsidRPr="005E1059" w:rsidRDefault="00BA3934" w:rsidP="00BA3934">
      <w:pPr>
        <w:pStyle w:val="ListParagraph"/>
        <w:numPr>
          <w:ilvl w:val="0"/>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There will be a new field (i.e. </w:t>
      </w:r>
      <w:proofErr w:type="spellStart"/>
      <w:r w:rsidRPr="005E1059">
        <w:rPr>
          <w:rFonts w:ascii="Times New Roman" w:eastAsia="Times New Roman" w:hAnsi="Times New Roman" w:cs="Times New Roman"/>
          <w:sz w:val="24"/>
          <w:szCs w:val="24"/>
        </w:rPr>
        <w:t>Sum_msPlayed</w:t>
      </w:r>
      <w:proofErr w:type="spellEnd"/>
      <w:r w:rsidRPr="005E1059">
        <w:rPr>
          <w:rFonts w:ascii="Times New Roman" w:eastAsia="Times New Roman" w:hAnsi="Times New Roman" w:cs="Times New Roman"/>
          <w:sz w:val="24"/>
          <w:szCs w:val="24"/>
        </w:rPr>
        <w:t xml:space="preserve"> column) in the Your Library dataset.</w:t>
      </w:r>
    </w:p>
    <w:p w14:paraId="0EC039D7" w14:textId="77777777" w:rsidR="00BA3934" w:rsidRPr="005E1059" w:rsidRDefault="00BA3934" w:rsidP="00BA3934">
      <w:pPr>
        <w:pStyle w:val="ListParagraph"/>
        <w:spacing w:after="0"/>
        <w:ind w:left="1440"/>
        <w:textAlignment w:val="baseline"/>
        <w:rPr>
          <w:rFonts w:ascii="Times New Roman" w:eastAsia="Times New Roman" w:hAnsi="Times New Roman" w:cs="Times New Roman"/>
          <w:sz w:val="24"/>
          <w:szCs w:val="24"/>
        </w:rPr>
      </w:pPr>
    </w:p>
    <w:p w14:paraId="7F77AF43" w14:textId="77777777" w:rsidR="00BA3934" w:rsidRPr="005E1059" w:rsidRDefault="00BA3934" w:rsidP="00BA3934">
      <w:pPr>
        <w:pStyle w:val="ListParagraph"/>
        <w:numPr>
          <w:ilvl w:val="0"/>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The </w:t>
      </w:r>
      <w:proofErr w:type="spellStart"/>
      <w:r w:rsidRPr="005E1059">
        <w:rPr>
          <w:rFonts w:ascii="Times New Roman" w:eastAsia="Times New Roman" w:hAnsi="Times New Roman" w:cs="Times New Roman"/>
          <w:sz w:val="24"/>
          <w:szCs w:val="24"/>
        </w:rPr>
        <w:t>Sum_msPlayed</w:t>
      </w:r>
      <w:proofErr w:type="spellEnd"/>
      <w:r w:rsidRPr="005E1059">
        <w:rPr>
          <w:rFonts w:ascii="Times New Roman" w:eastAsia="Times New Roman" w:hAnsi="Times New Roman" w:cs="Times New Roman"/>
          <w:sz w:val="24"/>
          <w:szCs w:val="24"/>
        </w:rPr>
        <w:t xml:space="preserve"> column will be simplified as the </w:t>
      </w:r>
      <w:proofErr w:type="spellStart"/>
      <w:r w:rsidRPr="005E1059">
        <w:rPr>
          <w:rFonts w:ascii="Times New Roman" w:eastAsia="Times New Roman" w:hAnsi="Times New Roman" w:cs="Times New Roman"/>
          <w:sz w:val="24"/>
          <w:szCs w:val="24"/>
        </w:rPr>
        <w:t>msPlayed</w:t>
      </w:r>
      <w:proofErr w:type="spellEnd"/>
      <w:r w:rsidRPr="005E1059">
        <w:rPr>
          <w:rFonts w:ascii="Times New Roman" w:eastAsia="Times New Roman" w:hAnsi="Times New Roman" w:cs="Times New Roman"/>
          <w:sz w:val="24"/>
          <w:szCs w:val="24"/>
        </w:rPr>
        <w:t xml:space="preserve"> column moving forward.</w:t>
      </w:r>
    </w:p>
    <w:p w14:paraId="2D8BAC74" w14:textId="77777777" w:rsidR="00BA3934" w:rsidRPr="005E1059" w:rsidRDefault="00BA3934" w:rsidP="00BA3934">
      <w:pPr>
        <w:pStyle w:val="ListParagraph"/>
        <w:rPr>
          <w:rFonts w:ascii="Times New Roman" w:eastAsia="Times New Roman" w:hAnsi="Times New Roman" w:cs="Times New Roman"/>
          <w:sz w:val="24"/>
          <w:szCs w:val="24"/>
        </w:rPr>
      </w:pPr>
    </w:p>
    <w:p w14:paraId="6263B595" w14:textId="77777777" w:rsidR="00BA3934" w:rsidRPr="005E1059" w:rsidRDefault="00BA3934" w:rsidP="00BA3934">
      <w:pPr>
        <w:pStyle w:val="ListParagraph"/>
        <w:numPr>
          <w:ilvl w:val="0"/>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After transferring the </w:t>
      </w:r>
      <w:proofErr w:type="spellStart"/>
      <w:r w:rsidRPr="005E1059">
        <w:rPr>
          <w:rFonts w:ascii="Times New Roman" w:eastAsia="Times New Roman" w:hAnsi="Times New Roman" w:cs="Times New Roman"/>
          <w:sz w:val="24"/>
          <w:szCs w:val="24"/>
        </w:rPr>
        <w:t>msPlayed</w:t>
      </w:r>
      <w:proofErr w:type="spellEnd"/>
      <w:r w:rsidRPr="005E1059">
        <w:rPr>
          <w:rFonts w:ascii="Times New Roman" w:eastAsia="Times New Roman" w:hAnsi="Times New Roman" w:cs="Times New Roman"/>
          <w:sz w:val="24"/>
          <w:szCs w:val="24"/>
        </w:rPr>
        <w:t xml:space="preserve"> data, there are 46 pieces of track which does not have the data (i.e. #N/A) based on the </w:t>
      </w:r>
      <w:proofErr w:type="spellStart"/>
      <w:r w:rsidRPr="005E1059">
        <w:rPr>
          <w:rFonts w:ascii="Times New Roman" w:eastAsia="Times New Roman" w:hAnsi="Times New Roman" w:cs="Times New Roman"/>
          <w:sz w:val="24"/>
          <w:szCs w:val="24"/>
        </w:rPr>
        <w:t>Vlookup</w:t>
      </w:r>
      <w:proofErr w:type="spellEnd"/>
      <w:r w:rsidRPr="005E1059">
        <w:rPr>
          <w:rFonts w:ascii="Times New Roman" w:eastAsia="Times New Roman" w:hAnsi="Times New Roman" w:cs="Times New Roman"/>
          <w:sz w:val="24"/>
          <w:szCs w:val="24"/>
        </w:rPr>
        <w:t xml:space="preserve"> formula. I conducted a manual data validation screening and hard code the data. The reasons of #N/A include: 1) There is a bit nuance of the name of the track between Streaming History and Your Library; 2) I did not listen to some track for the period from January 18, 2022 to January 17, 2023.</w:t>
      </w:r>
    </w:p>
    <w:p w14:paraId="2639EDFF" w14:textId="77777777" w:rsidR="00BA3934" w:rsidRPr="005E1059" w:rsidRDefault="00BA3934" w:rsidP="00BA3934">
      <w:pPr>
        <w:textAlignment w:val="baseline"/>
        <w:rPr>
          <w:rFonts w:ascii="Times New Roman" w:eastAsia="Times New Roman" w:hAnsi="Times New Roman" w:cs="Times New Roman"/>
          <w:sz w:val="28"/>
          <w:szCs w:val="28"/>
        </w:rPr>
      </w:pPr>
    </w:p>
    <w:p w14:paraId="176C1373" w14:textId="77777777" w:rsidR="00BA3934" w:rsidRPr="005E1059" w:rsidRDefault="00BA3934" w:rsidP="00BA3934">
      <w:pPr>
        <w:pStyle w:val="ListParagraph"/>
        <w:numPr>
          <w:ilvl w:val="0"/>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Pulled the audio features data and created these attributes</w:t>
      </w:r>
    </w:p>
    <w:p w14:paraId="2832E504" w14:textId="77777777" w:rsidR="00BA3934" w:rsidRPr="005E1059" w:rsidRDefault="00BA3934" w:rsidP="00BA3934">
      <w:pPr>
        <w:pStyle w:val="ListParagraph"/>
        <w:numPr>
          <w:ilvl w:val="1"/>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Spotify Web API is an interface that programs can use to retrieve and manage Spotify data over the Internet. In my case, I need to retrieve the audio features of each track. From the page of Get Track’s Audio Features, I am able to retrieve these by using the track’s URI. However, it would not be ideal if I manually retrieved the audio feature data for all the 946 tracks from my library. Based on public search, I used Python to </w:t>
      </w:r>
      <w:r w:rsidRPr="005E1059">
        <w:rPr>
          <w:rFonts w:ascii="Times New Roman" w:eastAsia="Times New Roman" w:hAnsi="Times New Roman" w:cs="Times New Roman"/>
          <w:sz w:val="24"/>
          <w:szCs w:val="24"/>
        </w:rPr>
        <w:lastRenderedPageBreak/>
        <w:t>perform audio feature data scraping from Spotify Web API to pull the data for all 946 tracks.</w:t>
      </w:r>
    </w:p>
    <w:p w14:paraId="438893CF" w14:textId="77777777" w:rsidR="00BA3934" w:rsidRPr="005E1059" w:rsidRDefault="00BA3934" w:rsidP="00BA3934">
      <w:pPr>
        <w:pStyle w:val="ListParagraph"/>
        <w:rPr>
          <w:rFonts w:ascii="Times New Roman" w:eastAsia="Times New Roman" w:hAnsi="Times New Roman" w:cs="Times New Roman"/>
          <w:sz w:val="24"/>
          <w:szCs w:val="24"/>
        </w:rPr>
      </w:pPr>
    </w:p>
    <w:p w14:paraId="699B3F5E" w14:textId="77777777" w:rsidR="00BA3934" w:rsidRPr="005E1059" w:rsidRDefault="00BA3934" w:rsidP="00BA3934">
      <w:pPr>
        <w:pStyle w:val="ListParagraph"/>
        <w:numPr>
          <w:ilvl w:val="0"/>
          <w:numId w:val="17"/>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So far, there will be a total of 17 attributes with 13 new attributes added in Your Library dataset. </w:t>
      </w:r>
    </w:p>
    <w:p w14:paraId="03DAEAD2" w14:textId="77777777" w:rsidR="00BA3934" w:rsidRPr="00B93596" w:rsidRDefault="00BA3934" w:rsidP="00BA3934">
      <w:pPr>
        <w:textAlignment w:val="baseline"/>
        <w:rPr>
          <w:rFonts w:ascii="Times New Roman" w:eastAsia="Times New Roman" w:hAnsi="Times New Roman" w:cs="Times New Roman"/>
        </w:rPr>
      </w:pPr>
    </w:p>
    <w:p w14:paraId="006F1C76" w14:textId="77777777" w:rsidR="00BA3934" w:rsidRPr="00321519" w:rsidRDefault="00BA3934" w:rsidP="00BA3934">
      <w:pPr>
        <w:ind w:left="360"/>
        <w:textAlignment w:val="baseline"/>
        <w:rPr>
          <w:rFonts w:ascii="Times New Roman" w:eastAsia="Times New Roman" w:hAnsi="Times New Roman" w:cs="Times New Roman"/>
        </w:rPr>
      </w:pPr>
      <w:r>
        <w:rPr>
          <w:rFonts w:ascii="Times New Roman" w:eastAsia="Times New Roman" w:hAnsi="Times New Roman" w:cs="Times New Roman"/>
        </w:rPr>
        <w:t xml:space="preserve">Additionally, </w:t>
      </w:r>
      <w:r w:rsidRPr="00B93596">
        <w:rPr>
          <w:rFonts w:ascii="Times New Roman" w:eastAsia="Times New Roman" w:hAnsi="Times New Roman" w:cs="Times New Roman"/>
        </w:rPr>
        <w:t>for the simplification,</w:t>
      </w:r>
      <w:r>
        <w:rPr>
          <w:rFonts w:ascii="Times New Roman" w:eastAsia="Times New Roman" w:hAnsi="Times New Roman" w:cs="Times New Roman"/>
        </w:rPr>
        <w:t xml:space="preserve"> the Individual Dataset – Your Library will just be referred as Individual Dataset as we do not need Streaming History moving forward.</w:t>
      </w:r>
    </w:p>
    <w:p w14:paraId="41A387C0" w14:textId="77777777" w:rsidR="00BA3934" w:rsidRPr="00481DDA" w:rsidRDefault="00BA3934" w:rsidP="00BA3934">
      <w:pPr>
        <w:ind w:left="360"/>
        <w:textAlignment w:val="baseline"/>
        <w:rPr>
          <w:rFonts w:ascii="Times New Roman" w:eastAsia="Times New Roman" w:hAnsi="Times New Roman" w:cs="Times New Roman"/>
        </w:rPr>
      </w:pPr>
    </w:p>
    <w:p w14:paraId="399BA306" w14:textId="77777777" w:rsidR="00BA3934" w:rsidRDefault="00BA3934" w:rsidP="00BA3934">
      <w:pPr>
        <w:pStyle w:val="ListParagraph"/>
        <w:numPr>
          <w:ilvl w:val="0"/>
          <w:numId w:val="9"/>
        </w:numPr>
        <w:spacing w:after="0"/>
        <w:textAlignment w:val="baseline"/>
        <w:rPr>
          <w:rFonts w:ascii="Times New Roman" w:eastAsia="Times New Roman" w:hAnsi="Times New Roman" w:cs="Times New Roman"/>
        </w:rPr>
      </w:pPr>
      <w:r>
        <w:rPr>
          <w:rFonts w:ascii="Times New Roman" w:eastAsia="Times New Roman" w:hAnsi="Times New Roman" w:cs="Times New Roman"/>
        </w:rPr>
        <w:t>Global Weekly Top 100 Songs</w:t>
      </w:r>
    </w:p>
    <w:p w14:paraId="22C9ED0E" w14:textId="77777777" w:rsidR="00BA3934" w:rsidRPr="009C6FE1" w:rsidRDefault="00BA3934" w:rsidP="00BA3934">
      <w:pPr>
        <w:textAlignment w:val="baseline"/>
        <w:rPr>
          <w:rFonts w:ascii="Times New Roman" w:eastAsia="Times New Roman" w:hAnsi="Times New Roman" w:cs="Times New Roman"/>
        </w:rPr>
      </w:pPr>
    </w:p>
    <w:p w14:paraId="3797FDB0" w14:textId="77777777" w:rsidR="00BA3934" w:rsidRDefault="00BA3934" w:rsidP="00BA3934">
      <w:pPr>
        <w:pStyle w:val="ListParagraph"/>
        <w:numPr>
          <w:ilvl w:val="0"/>
          <w:numId w:val="20"/>
        </w:numPr>
        <w:spacing w:after="0"/>
        <w:textAlignment w:val="baseline"/>
        <w:rPr>
          <w:rFonts w:ascii="Times New Roman" w:eastAsia="Times New Roman" w:hAnsi="Times New Roman" w:cs="Times New Roman"/>
        </w:rPr>
      </w:pPr>
      <w:r>
        <w:rPr>
          <w:rFonts w:ascii="Times New Roman" w:eastAsia="Times New Roman" w:hAnsi="Times New Roman" w:cs="Times New Roman"/>
        </w:rPr>
        <w:t>Similar as Individual Dataset, I pulled the data of audio features of the top 100 tracks.</w:t>
      </w:r>
    </w:p>
    <w:p w14:paraId="5CEC2D57" w14:textId="77777777" w:rsidR="00BA3934" w:rsidRDefault="00BA3934" w:rsidP="00BA3934">
      <w:pPr>
        <w:pStyle w:val="ListParagraph"/>
        <w:spacing w:after="0"/>
        <w:ind w:left="1440"/>
        <w:textAlignment w:val="baseline"/>
        <w:rPr>
          <w:rFonts w:ascii="Times New Roman" w:eastAsia="Times New Roman" w:hAnsi="Times New Roman" w:cs="Times New Roman"/>
        </w:rPr>
      </w:pPr>
    </w:p>
    <w:p w14:paraId="6B944BBA" w14:textId="77777777" w:rsidR="00BA3934" w:rsidRPr="00B122BD" w:rsidRDefault="00BA3934" w:rsidP="00BA3934">
      <w:pPr>
        <w:numPr>
          <w:ilvl w:val="1"/>
          <w:numId w:val="3"/>
        </w:numPr>
        <w:textAlignment w:val="baseline"/>
        <w:rPr>
          <w:rFonts w:ascii="Times New Roman" w:eastAsia="Times New Roman" w:hAnsi="Times New Roman" w:cs="Times New Roman"/>
          <w:color w:val="000000"/>
        </w:rPr>
      </w:pPr>
      <w:r>
        <w:rPr>
          <w:rFonts w:ascii="Times New Roman" w:eastAsia="Times New Roman" w:hAnsi="Times New Roman" w:cs="Times New Roman"/>
        </w:rPr>
        <w:t xml:space="preserve">To create </w:t>
      </w:r>
      <w:proofErr w:type="spellStart"/>
      <w:r>
        <w:rPr>
          <w:rFonts w:ascii="Times New Roman" w:eastAsia="Times New Roman" w:hAnsi="Times New Roman" w:cs="Times New Roman"/>
        </w:rPr>
        <w:t>pred_msPlayed</w:t>
      </w:r>
      <w:proofErr w:type="spellEnd"/>
      <w:r>
        <w:rPr>
          <w:rFonts w:ascii="Times New Roman" w:eastAsia="Times New Roman" w:hAnsi="Times New Roman" w:cs="Times New Roman"/>
        </w:rPr>
        <w:t xml:space="preserve"> attribute</w:t>
      </w:r>
    </w:p>
    <w:p w14:paraId="332A18B4" w14:textId="77777777" w:rsidR="00BA3934" w:rsidRPr="005E1059" w:rsidRDefault="00BA3934" w:rsidP="00BA3934">
      <w:pPr>
        <w:numPr>
          <w:ilvl w:val="2"/>
          <w:numId w:val="3"/>
        </w:numPr>
        <w:textAlignment w:val="baseline"/>
        <w:rPr>
          <w:rFonts w:ascii="Times New Roman" w:eastAsia="Times New Roman" w:hAnsi="Times New Roman" w:cs="Times New Roman"/>
          <w:color w:val="000000"/>
        </w:rPr>
      </w:pPr>
      <w:r w:rsidRPr="005E1059">
        <w:rPr>
          <w:rFonts w:ascii="Times New Roman" w:eastAsia="Times New Roman" w:hAnsi="Times New Roman" w:cs="Times New Roman"/>
        </w:rPr>
        <w:t xml:space="preserve">Moreover, after determining the optimal prediction model, I will calculate the predicted </w:t>
      </w:r>
      <w:proofErr w:type="spellStart"/>
      <w:r w:rsidRPr="005E1059">
        <w:rPr>
          <w:rFonts w:ascii="Times New Roman" w:eastAsia="Times New Roman" w:hAnsi="Times New Roman" w:cs="Times New Roman"/>
        </w:rPr>
        <w:t>msPlayed</w:t>
      </w:r>
      <w:proofErr w:type="spellEnd"/>
      <w:r w:rsidRPr="005E1059">
        <w:rPr>
          <w:rFonts w:ascii="Times New Roman" w:eastAsia="Times New Roman" w:hAnsi="Times New Roman" w:cs="Times New Roman"/>
        </w:rPr>
        <w:t xml:space="preserve"> for the top 100 tracks and put them in descending order based on the predicted </w:t>
      </w:r>
      <w:proofErr w:type="spellStart"/>
      <w:r w:rsidRPr="005E1059">
        <w:rPr>
          <w:rFonts w:ascii="Times New Roman" w:eastAsia="Times New Roman" w:hAnsi="Times New Roman" w:cs="Times New Roman"/>
        </w:rPr>
        <w:t>msPlayed</w:t>
      </w:r>
      <w:proofErr w:type="spellEnd"/>
      <w:r w:rsidRPr="005E1059">
        <w:rPr>
          <w:rFonts w:ascii="Times New Roman" w:eastAsia="Times New Roman" w:hAnsi="Times New Roman" w:cs="Times New Roman"/>
        </w:rPr>
        <w:t xml:space="preserve">. Then, I will be able to attain the 20 tracks with the top 20 predicted </w:t>
      </w:r>
      <w:proofErr w:type="spellStart"/>
      <w:r w:rsidRPr="005E1059">
        <w:rPr>
          <w:rFonts w:ascii="Times New Roman" w:eastAsia="Times New Roman" w:hAnsi="Times New Roman" w:cs="Times New Roman"/>
        </w:rPr>
        <w:t>msPlayed</w:t>
      </w:r>
      <w:proofErr w:type="spellEnd"/>
      <w:r w:rsidRPr="005E1059">
        <w:rPr>
          <w:rFonts w:ascii="Times New Roman" w:eastAsia="Times New Roman" w:hAnsi="Times New Roman" w:cs="Times New Roman"/>
        </w:rPr>
        <w:t xml:space="preserve">. </w:t>
      </w:r>
      <w:r w:rsidRPr="005E1059">
        <w:rPr>
          <w:rFonts w:ascii="Times New Roman" w:eastAsia="Times New Roman" w:hAnsi="Times New Roman" w:cs="Times New Roman"/>
          <w:color w:val="000000"/>
        </w:rPr>
        <w:t xml:space="preserve">Those 20 tracks are regarded as the potential songs I will like. I will listen to these and determine whether they really match my taste. So, I will add a new field – </w:t>
      </w:r>
      <w:proofErr w:type="spellStart"/>
      <w:r w:rsidRPr="005E1059">
        <w:rPr>
          <w:rFonts w:ascii="Times New Roman" w:eastAsia="Times New Roman" w:hAnsi="Times New Roman" w:cs="Times New Roman"/>
          <w:color w:val="000000"/>
        </w:rPr>
        <w:t>pred_msPlayed</w:t>
      </w:r>
      <w:proofErr w:type="spellEnd"/>
      <w:r w:rsidRPr="005E1059">
        <w:rPr>
          <w:rFonts w:ascii="Times New Roman" w:eastAsia="Times New Roman" w:hAnsi="Times New Roman" w:cs="Times New Roman"/>
          <w:color w:val="000000"/>
        </w:rPr>
        <w:t>.</w:t>
      </w:r>
    </w:p>
    <w:p w14:paraId="71028E39" w14:textId="77777777" w:rsidR="00BA3934" w:rsidRPr="000373B4" w:rsidRDefault="00BA3934" w:rsidP="00BA3934">
      <w:pPr>
        <w:ind w:left="1080"/>
        <w:textAlignment w:val="baseline"/>
        <w:rPr>
          <w:rFonts w:ascii="Times New Roman" w:eastAsia="Times New Roman" w:hAnsi="Times New Roman" w:cs="Times New Roman"/>
        </w:rPr>
      </w:pPr>
    </w:p>
    <w:p w14:paraId="0A1722F0" w14:textId="77777777" w:rsidR="00BA3934" w:rsidRDefault="00BA3934" w:rsidP="00BA3934">
      <w:pPr>
        <w:pStyle w:val="ListParagraph"/>
        <w:numPr>
          <w:ilvl w:val="0"/>
          <w:numId w:val="20"/>
        </w:numPr>
        <w:spacing w:after="0"/>
        <w:textAlignment w:val="baseline"/>
        <w:rPr>
          <w:rFonts w:ascii="Times New Roman" w:eastAsia="Times New Roman" w:hAnsi="Times New Roman" w:cs="Times New Roman"/>
        </w:rPr>
      </w:pPr>
      <w:r>
        <w:rPr>
          <w:rFonts w:ascii="Times New Roman" w:eastAsia="Times New Roman" w:hAnsi="Times New Roman" w:cs="Times New Roman"/>
        </w:rPr>
        <w:t>So far, there will be a total of 22 attributes with 13 new attributes added in this dataset.</w:t>
      </w:r>
    </w:p>
    <w:p w14:paraId="34A3F8FA" w14:textId="77777777" w:rsidR="00BA3934" w:rsidRDefault="00BA3934" w:rsidP="00BA3934">
      <w:pPr>
        <w:pStyle w:val="ListParagraph"/>
        <w:spacing w:after="0"/>
        <w:textAlignment w:val="baseline"/>
        <w:rPr>
          <w:rFonts w:ascii="Times New Roman" w:eastAsia="Times New Roman" w:hAnsi="Times New Roman" w:cs="Times New Roman"/>
        </w:rPr>
      </w:pPr>
    </w:p>
    <w:p w14:paraId="1193539C" w14:textId="77777777" w:rsidR="00BA3934" w:rsidRDefault="00BA3934" w:rsidP="00BA3934">
      <w:pPr>
        <w:pStyle w:val="ListParagraph"/>
        <w:spacing w:after="0"/>
        <w:textAlignment w:val="baseline"/>
        <w:rPr>
          <w:rFonts w:ascii="Times New Roman" w:eastAsia="Times New Roman" w:hAnsi="Times New Roman" w:cs="Times New Roman"/>
        </w:rPr>
      </w:pPr>
    </w:p>
    <w:p w14:paraId="5BFB3168" w14:textId="77777777" w:rsidR="00BA3934" w:rsidRDefault="00BA3934" w:rsidP="00BA3934">
      <w:pPr>
        <w:pStyle w:val="ListParagraph"/>
        <w:numPr>
          <w:ilvl w:val="0"/>
          <w:numId w:val="9"/>
        </w:numPr>
        <w:spacing w:after="0"/>
        <w:textAlignment w:val="baseline"/>
        <w:rPr>
          <w:rFonts w:ascii="Times New Roman" w:eastAsia="Times New Roman" w:hAnsi="Times New Roman" w:cs="Times New Roman"/>
        </w:rPr>
      </w:pPr>
      <w:r>
        <w:rPr>
          <w:rFonts w:ascii="Times New Roman" w:eastAsia="Times New Roman" w:hAnsi="Times New Roman" w:cs="Times New Roman"/>
        </w:rPr>
        <w:t>Generalized Dataset</w:t>
      </w:r>
    </w:p>
    <w:p w14:paraId="4EA3434A" w14:textId="77777777" w:rsidR="00BA3934" w:rsidRPr="00756C4D" w:rsidRDefault="00BA3934" w:rsidP="00BA3934">
      <w:pPr>
        <w:ind w:left="360"/>
        <w:textAlignment w:val="baseline"/>
        <w:rPr>
          <w:rFonts w:ascii="Times New Roman" w:eastAsia="Times New Roman" w:hAnsi="Times New Roman" w:cs="Times New Roman"/>
        </w:rPr>
      </w:pPr>
    </w:p>
    <w:p w14:paraId="685945EC" w14:textId="77777777" w:rsidR="00BA3934" w:rsidRDefault="00BA3934" w:rsidP="00BA3934">
      <w:pPr>
        <w:pStyle w:val="ListParagraph"/>
        <w:numPr>
          <w:ilvl w:val="0"/>
          <w:numId w:val="19"/>
        </w:numPr>
        <w:spacing w:after="0"/>
        <w:textAlignment w:val="baseline"/>
        <w:rPr>
          <w:rFonts w:ascii="Times New Roman" w:eastAsia="Times New Roman" w:hAnsi="Times New Roman" w:cs="Times New Roman"/>
        </w:rPr>
      </w:pPr>
      <w:r>
        <w:rPr>
          <w:rFonts w:ascii="Times New Roman" w:eastAsia="Times New Roman" w:hAnsi="Times New Roman" w:cs="Times New Roman"/>
        </w:rPr>
        <w:t xml:space="preserve">This dataset has included all the attributes that serve for my data mining goal. Therefore, there will be no further construction needed. </w:t>
      </w:r>
    </w:p>
    <w:p w14:paraId="43DC58FC" w14:textId="77777777" w:rsidR="00BA3934" w:rsidRDefault="00BA3934" w:rsidP="00BA3934">
      <w:pPr>
        <w:rPr>
          <w:rFonts w:ascii="Times New Roman" w:eastAsia="Times New Roman" w:hAnsi="Times New Roman" w:cs="Times New Roman"/>
          <w:b/>
          <w:bCs/>
          <w:color w:val="70AD47"/>
        </w:rPr>
      </w:pPr>
    </w:p>
    <w:p w14:paraId="774E84C0" w14:textId="77777777" w:rsidR="00BA3934" w:rsidRDefault="00BA3934" w:rsidP="00BA3934">
      <w:pPr>
        <w:rPr>
          <w:rFonts w:ascii="Times New Roman" w:eastAsia="Times New Roman" w:hAnsi="Times New Roman" w:cs="Times New Roman"/>
          <w:b/>
          <w:bCs/>
          <w:color w:val="70AD47"/>
        </w:rPr>
      </w:pPr>
    </w:p>
    <w:p w14:paraId="1A47A55A" w14:textId="77777777" w:rsidR="00BA3934" w:rsidRPr="00C61B13" w:rsidRDefault="00BA3934" w:rsidP="00BA3934">
      <w:pPr>
        <w:rPr>
          <w:rFonts w:ascii="Times New Roman" w:eastAsia="Times New Roman" w:hAnsi="Times New Roman" w:cs="Times New Roman"/>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2</w:t>
      </w:r>
      <w:r w:rsidRPr="00C61B13">
        <w:rPr>
          <w:rFonts w:ascii="Times New Roman" w:eastAsia="Times New Roman" w:hAnsi="Times New Roman" w:cs="Times New Roman"/>
          <w:b/>
          <w:bCs/>
          <w:color w:val="70AD47"/>
        </w:rPr>
        <w:t xml:space="preserve">: Data </w:t>
      </w:r>
      <w:r>
        <w:rPr>
          <w:rFonts w:ascii="Times New Roman" w:eastAsia="Times New Roman" w:hAnsi="Times New Roman" w:cs="Times New Roman"/>
          <w:b/>
          <w:bCs/>
          <w:color w:val="70AD47"/>
        </w:rPr>
        <w:t xml:space="preserve">Generation </w:t>
      </w:r>
      <w:r w:rsidRPr="00C61B13">
        <w:rPr>
          <w:rFonts w:ascii="Times New Roman" w:eastAsia="Times New Roman" w:hAnsi="Times New Roman" w:cs="Times New Roman"/>
          <w:b/>
          <w:bCs/>
          <w:color w:val="70AD47"/>
        </w:rPr>
        <w:t>Report </w:t>
      </w:r>
    </w:p>
    <w:p w14:paraId="499F1AE0" w14:textId="77777777" w:rsidR="00BA3934" w:rsidRDefault="00BA3934" w:rsidP="00BA3934">
      <w:pPr>
        <w:rPr>
          <w:rFonts w:ascii="Times New Roman" w:eastAsia="Times New Roman" w:hAnsi="Times New Roman" w:cs="Times New Roman"/>
        </w:rPr>
      </w:pPr>
    </w:p>
    <w:p w14:paraId="77D6F184" w14:textId="652DCF27" w:rsidR="00BA3934" w:rsidRPr="009165B3" w:rsidRDefault="00BA3934" w:rsidP="00BA3934">
      <w:pPr>
        <w:rPr>
          <w:rFonts w:ascii="Times New Roman" w:eastAsia="Times New Roman" w:hAnsi="Times New Roman" w:cs="Times New Roman"/>
          <w:color w:val="ED7D31" w:themeColor="accent2"/>
        </w:rPr>
      </w:pPr>
      <w:r>
        <w:rPr>
          <w:rFonts w:ascii="Times New Roman" w:eastAsia="Times New Roman" w:hAnsi="Times New Roman" w:cs="Times New Roman"/>
        </w:rPr>
        <w:t xml:space="preserve">Based on my current standpoint, </w:t>
      </w:r>
      <w:del w:id="195" w:author="Lin, Madeline" w:date="2023-04-07T22:31:00Z">
        <w:r w:rsidRPr="005E1059" w:rsidDel="003F7302">
          <w:rPr>
            <w:rFonts w:ascii="Times New Roman" w:eastAsia="Times New Roman" w:hAnsi="Times New Roman" w:cs="Times New Roman"/>
            <w:strike/>
          </w:rPr>
          <w:delText>I do not think there will be any new rows constructed.</w:delText>
        </w:r>
        <w:r w:rsidRPr="005E1059" w:rsidDel="003F7302">
          <w:rPr>
            <w:rFonts w:ascii="Times New Roman" w:eastAsia="Times New Roman" w:hAnsi="Times New Roman" w:cs="Times New Roman"/>
          </w:rPr>
          <w:delText xml:space="preserve"> </w:delText>
        </w:r>
      </w:del>
      <w:r w:rsidRPr="005E1059">
        <w:rPr>
          <w:rFonts w:ascii="Times New Roman" w:eastAsia="Times New Roman" w:hAnsi="Times New Roman" w:cs="Times New Roman"/>
        </w:rPr>
        <w:t xml:space="preserve">there are no new rows which should be constructed. </w:t>
      </w:r>
      <w:r>
        <w:rPr>
          <w:rFonts w:ascii="Times New Roman" w:eastAsia="Times New Roman" w:hAnsi="Times New Roman" w:cs="Times New Roman"/>
        </w:rPr>
        <w:t xml:space="preserve">All the datasets include sufficient number of records. </w:t>
      </w:r>
    </w:p>
    <w:p w14:paraId="0BFC559C" w14:textId="77777777" w:rsidR="00BA3934" w:rsidDel="003F7302" w:rsidRDefault="00BA3934" w:rsidP="00BA3934">
      <w:pPr>
        <w:rPr>
          <w:del w:id="196" w:author="Lin, Madeline" w:date="2023-04-07T22:32:00Z"/>
          <w:rFonts w:ascii="Times New Roman" w:eastAsia="Times New Roman" w:hAnsi="Times New Roman" w:cs="Times New Roman"/>
        </w:rPr>
      </w:pPr>
    </w:p>
    <w:p w14:paraId="6A6CF080" w14:textId="6C0E23E3" w:rsidR="00BA3934" w:rsidDel="003F7302" w:rsidRDefault="00BA3934" w:rsidP="00BA3934">
      <w:pPr>
        <w:rPr>
          <w:del w:id="197" w:author="Lin, Madeline" w:date="2023-04-07T22:32:00Z"/>
          <w:rFonts w:ascii="Times New Roman" w:eastAsia="Times New Roman" w:hAnsi="Times New Roman" w:cs="Times New Roman"/>
          <w:color w:val="FF0000"/>
        </w:rPr>
      </w:pPr>
      <w:del w:id="198" w:author="Lin, Madeline" w:date="2023-04-07T22:32:00Z">
        <w:r w:rsidRPr="004A492E" w:rsidDel="003F7302">
          <w:rPr>
            <w:rFonts w:ascii="Times New Roman" w:eastAsia="Times New Roman" w:hAnsi="Times New Roman" w:cs="Times New Roman"/>
            <w:color w:val="FF0000"/>
          </w:rPr>
          <w:delText>Prof feedback: You don’t ‘think’ or there are no new ones?...</w:delText>
        </w:r>
      </w:del>
    </w:p>
    <w:p w14:paraId="70534C7E" w14:textId="567926D6" w:rsidR="00BA3934" w:rsidRPr="001868DE" w:rsidDel="003F7302" w:rsidRDefault="00BA3934" w:rsidP="00BA3934">
      <w:pPr>
        <w:rPr>
          <w:del w:id="199" w:author="Lin, Madeline" w:date="2023-04-07T22:32:00Z"/>
          <w:rFonts w:ascii="Times New Roman" w:eastAsia="Times New Roman" w:hAnsi="Times New Roman" w:cs="Times New Roman"/>
          <w:color w:val="ED7D31" w:themeColor="accent2"/>
        </w:rPr>
      </w:pPr>
      <w:del w:id="200" w:author="Lin, Madeline" w:date="2023-04-07T22:32:00Z">
        <w:r w:rsidRPr="001868DE" w:rsidDel="003F7302">
          <w:rPr>
            <w:rFonts w:ascii="Times New Roman" w:eastAsia="Times New Roman" w:hAnsi="Times New Roman" w:cs="Times New Roman"/>
            <w:color w:val="ED7D31" w:themeColor="accent2"/>
          </w:rPr>
          <w:delText>Answer: There are no new ones…</w:delText>
        </w:r>
      </w:del>
    </w:p>
    <w:p w14:paraId="46AA707D" w14:textId="77777777" w:rsidR="00BA3934" w:rsidRDefault="00BA3934" w:rsidP="00BA3934">
      <w:pPr>
        <w:rPr>
          <w:rFonts w:ascii="Times New Roman" w:eastAsia="Times New Roman" w:hAnsi="Times New Roman" w:cs="Times New Roman"/>
        </w:rPr>
      </w:pPr>
    </w:p>
    <w:p w14:paraId="13AA48D9" w14:textId="77777777" w:rsidR="00BA3934" w:rsidRDefault="00BA3934" w:rsidP="00BA3934">
      <w:pPr>
        <w:rPr>
          <w:rFonts w:ascii="Times New Roman" w:eastAsia="Times New Roman" w:hAnsi="Times New Roman" w:cs="Times New Roman"/>
        </w:rPr>
      </w:pPr>
    </w:p>
    <w:p w14:paraId="06B973B8"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3.4: Integrating Data </w:t>
      </w:r>
    </w:p>
    <w:p w14:paraId="139906E1" w14:textId="1EFB1281" w:rsidR="00BA3934" w:rsidDel="003F7302" w:rsidRDefault="00BA3934" w:rsidP="00BA3934">
      <w:pPr>
        <w:rPr>
          <w:del w:id="201" w:author="Lin, Madeline" w:date="2023-04-07T22:35:00Z"/>
          <w:rFonts w:ascii="Times New Roman" w:eastAsia="Times New Roman" w:hAnsi="Times New Roman" w:cs="Times New Roman"/>
          <w:b/>
          <w:bCs/>
          <w:color w:val="70AD47"/>
        </w:rPr>
      </w:pPr>
    </w:p>
    <w:p w14:paraId="70A99F95"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 xml:space="preserve">Merged </w:t>
      </w:r>
      <w:r w:rsidRPr="00C61B13">
        <w:rPr>
          <w:rFonts w:ascii="Times New Roman" w:eastAsia="Times New Roman" w:hAnsi="Times New Roman" w:cs="Times New Roman"/>
          <w:b/>
          <w:bCs/>
          <w:color w:val="70AD47"/>
        </w:rPr>
        <w:t xml:space="preserve">Data </w:t>
      </w:r>
      <w:r>
        <w:rPr>
          <w:rFonts w:ascii="Times New Roman" w:eastAsia="Times New Roman" w:hAnsi="Times New Roman" w:cs="Times New Roman"/>
          <w:b/>
          <w:bCs/>
          <w:color w:val="70AD47"/>
        </w:rPr>
        <w:t>Set</w:t>
      </w:r>
    </w:p>
    <w:p w14:paraId="365BF9A9" w14:textId="77777777" w:rsidR="00BA3934" w:rsidRPr="00F60EBE" w:rsidRDefault="00BA3934" w:rsidP="00BA3934">
      <w:pPr>
        <w:rPr>
          <w:rFonts w:ascii="Times New Roman" w:eastAsia="Times New Roman" w:hAnsi="Times New Roman" w:cs="Times New Roman"/>
        </w:rPr>
      </w:pPr>
      <w:r w:rsidRPr="00C61B13">
        <w:rPr>
          <w:rFonts w:ascii="Times New Roman" w:eastAsia="Times New Roman" w:hAnsi="Times New Roman" w:cs="Times New Roman"/>
          <w:b/>
          <w:bCs/>
          <w:color w:val="70AD47"/>
        </w:rPr>
        <w:t> </w:t>
      </w:r>
    </w:p>
    <w:p w14:paraId="01859CD8" w14:textId="77777777" w:rsidR="00BA3934"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Individual Dataset</w:t>
      </w:r>
    </w:p>
    <w:p w14:paraId="7DDEB2C7" w14:textId="77777777" w:rsidR="00BA3934" w:rsidRPr="000E7AE6" w:rsidRDefault="00BA3934" w:rsidP="00BA3934">
      <w:pPr>
        <w:ind w:left="720"/>
        <w:textAlignment w:val="baseline"/>
        <w:rPr>
          <w:rFonts w:ascii="Times New Roman" w:eastAsia="Times New Roman" w:hAnsi="Times New Roman" w:cs="Times New Roman"/>
          <w:color w:val="000000"/>
        </w:rPr>
      </w:pPr>
    </w:p>
    <w:p w14:paraId="637D71DB" w14:textId="77777777" w:rsidR="00BA3934" w:rsidRPr="005E1059" w:rsidRDefault="00BA3934" w:rsidP="00BA3934">
      <w:pPr>
        <w:pStyle w:val="ListParagraph"/>
        <w:numPr>
          <w:ilvl w:val="0"/>
          <w:numId w:val="19"/>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Previous integration performed.</w:t>
      </w:r>
    </w:p>
    <w:p w14:paraId="5E85C3C9" w14:textId="77777777" w:rsidR="00BA3934" w:rsidRPr="005E1059" w:rsidRDefault="00BA3934" w:rsidP="00BA3934">
      <w:pPr>
        <w:pStyle w:val="ListParagraph"/>
        <w:numPr>
          <w:ilvl w:val="1"/>
          <w:numId w:val="19"/>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 xml:space="preserve">The original streaming history data that Spotify sent are in three separate dataset (i.e. Streaming History 0, Streaming History 1, Streaming History 2). I guess the reason why Spotify did that is due to the size of the dataset as the whole streaming history includes a user’s whole year streaming history. These three streaming history datasets are merged as I’ve </w:t>
      </w:r>
      <w:r w:rsidRPr="005E1059">
        <w:rPr>
          <w:rFonts w:ascii="Times New Roman" w:eastAsia="Times New Roman" w:hAnsi="Times New Roman" w:cs="Times New Roman"/>
          <w:color w:val="000000"/>
          <w:sz w:val="24"/>
          <w:szCs w:val="24"/>
        </w:rPr>
        <w:lastRenderedPageBreak/>
        <w:t>mentioned in the Cleaning Data section. Also, I have performed some data constructing steps and transferred the data to Your Library, so there is no further step needed for integration.</w:t>
      </w:r>
    </w:p>
    <w:p w14:paraId="4CB4DF12" w14:textId="77777777" w:rsidR="00BA3934" w:rsidRPr="000E7AE6" w:rsidRDefault="00BA3934" w:rsidP="00BA3934">
      <w:pPr>
        <w:pStyle w:val="ListParagraph"/>
        <w:spacing w:after="0"/>
        <w:ind w:left="1440"/>
        <w:rPr>
          <w:rFonts w:ascii="Times New Roman" w:eastAsia="Times New Roman" w:hAnsi="Times New Roman" w:cs="Times New Roman"/>
        </w:rPr>
      </w:pPr>
    </w:p>
    <w:p w14:paraId="51DE8257" w14:textId="77777777" w:rsidR="00BA3934"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Global Weekly Top 100 Songs</w:t>
      </w:r>
    </w:p>
    <w:p w14:paraId="603B2469" w14:textId="77777777" w:rsidR="00BA3934" w:rsidRDefault="00BA3934" w:rsidP="00BA3934">
      <w:pPr>
        <w:ind w:left="720"/>
        <w:textAlignment w:val="baseline"/>
        <w:rPr>
          <w:rFonts w:ascii="Times New Roman" w:eastAsia="Times New Roman" w:hAnsi="Times New Roman" w:cs="Times New Roman"/>
          <w:color w:val="000000"/>
        </w:rPr>
      </w:pPr>
    </w:p>
    <w:p w14:paraId="57F0C40F" w14:textId="77777777" w:rsidR="00BA3934" w:rsidRDefault="00BA3934" w:rsidP="00BA3934">
      <w:pPr>
        <w:numPr>
          <w:ilvl w:val="1"/>
          <w:numId w:val="1"/>
        </w:numPr>
        <w:tabs>
          <w:tab w:val="clear" w:pos="1440"/>
        </w:tabs>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This is a single dataset. No integration needed.</w:t>
      </w:r>
    </w:p>
    <w:p w14:paraId="4A9E4D37" w14:textId="77777777" w:rsidR="00BA3934" w:rsidRPr="00C61B13" w:rsidRDefault="00BA3934" w:rsidP="00BA3934">
      <w:pPr>
        <w:ind w:left="1440"/>
        <w:textAlignment w:val="baseline"/>
        <w:rPr>
          <w:rFonts w:ascii="Times New Roman" w:eastAsia="Times New Roman" w:hAnsi="Times New Roman" w:cs="Times New Roman"/>
          <w:color w:val="000000"/>
        </w:rPr>
      </w:pPr>
    </w:p>
    <w:p w14:paraId="360501AF" w14:textId="77777777" w:rsidR="00BA3934" w:rsidRDefault="00BA3934" w:rsidP="00BA3934">
      <w:pPr>
        <w:numPr>
          <w:ilvl w:val="0"/>
          <w:numId w:val="1"/>
        </w:numPr>
        <w:textAlignment w:val="baseline"/>
        <w:rPr>
          <w:rFonts w:ascii="Times New Roman" w:eastAsia="Times New Roman" w:hAnsi="Times New Roman" w:cs="Times New Roman"/>
          <w:color w:val="000000"/>
        </w:rPr>
      </w:pPr>
      <w:r w:rsidRPr="00C61B13">
        <w:rPr>
          <w:rFonts w:ascii="Times New Roman" w:eastAsia="Times New Roman" w:hAnsi="Times New Roman" w:cs="Times New Roman"/>
          <w:color w:val="000000"/>
        </w:rPr>
        <w:t>Generalized Datase</w:t>
      </w:r>
      <w:r>
        <w:rPr>
          <w:rFonts w:ascii="Times New Roman" w:eastAsia="Times New Roman" w:hAnsi="Times New Roman" w:cs="Times New Roman"/>
          <w:color w:val="000000"/>
        </w:rPr>
        <w:t>t</w:t>
      </w:r>
    </w:p>
    <w:p w14:paraId="791E7415" w14:textId="77777777" w:rsidR="00BA3934" w:rsidRDefault="00BA3934" w:rsidP="00BA3934">
      <w:pPr>
        <w:ind w:left="720"/>
        <w:textAlignment w:val="baseline"/>
        <w:rPr>
          <w:rFonts w:ascii="Times New Roman" w:eastAsia="Times New Roman" w:hAnsi="Times New Roman" w:cs="Times New Roman"/>
          <w:color w:val="000000"/>
        </w:rPr>
      </w:pPr>
    </w:p>
    <w:p w14:paraId="20583DD8" w14:textId="77777777" w:rsidR="00BA3934" w:rsidRPr="000E7AE6" w:rsidRDefault="00BA3934" w:rsidP="00BA3934">
      <w:pPr>
        <w:numPr>
          <w:ilvl w:val="1"/>
          <w:numId w:val="1"/>
        </w:numPr>
        <w:tabs>
          <w:tab w:val="clear" w:pos="1440"/>
        </w:tabs>
        <w:textAlignment w:val="baseline"/>
        <w:rPr>
          <w:rFonts w:ascii="Times New Roman" w:eastAsia="Times New Roman" w:hAnsi="Times New Roman" w:cs="Times New Roman"/>
          <w:color w:val="000000"/>
        </w:rPr>
      </w:pPr>
      <w:r>
        <w:rPr>
          <w:rFonts w:ascii="Times New Roman" w:eastAsia="Times New Roman" w:hAnsi="Times New Roman" w:cs="Times New Roman"/>
          <w:color w:val="000000"/>
        </w:rPr>
        <w:t>This is a single dataset. No integration needed.</w:t>
      </w:r>
    </w:p>
    <w:p w14:paraId="744956D1" w14:textId="77777777" w:rsidR="00BA3934" w:rsidRPr="00F60EBE" w:rsidRDefault="00BA3934" w:rsidP="00BA3934"/>
    <w:p w14:paraId="3C94777A" w14:textId="77777777" w:rsidR="00BA3934" w:rsidRPr="00F60EBE" w:rsidRDefault="00BA3934" w:rsidP="00BA3934">
      <w:pPr>
        <w:rPr>
          <w:rFonts w:ascii="Times New Roman" w:eastAsia="Times New Roman" w:hAnsi="Times New Roman" w:cs="Times New Roman"/>
          <w:color w:val="000000"/>
        </w:rPr>
      </w:pPr>
    </w:p>
    <w:p w14:paraId="26B85E5C" w14:textId="77777777" w:rsidR="00BA3934" w:rsidRPr="003F7302" w:rsidDel="003F7302" w:rsidRDefault="00BA3934">
      <w:pPr>
        <w:pStyle w:val="Heading2"/>
        <w:rPr>
          <w:del w:id="202" w:author="Lin, Madeline" w:date="2023-04-07T22:35:00Z"/>
          <w:rFonts w:ascii="Times New Roman" w:hAnsi="Times New Roman" w:cs="Times New Roman"/>
          <w:b/>
          <w:bCs/>
          <w:color w:val="70AD47" w:themeColor="accent6"/>
          <w:rPrChange w:id="203" w:author="Lin, Madeline" w:date="2023-04-07T22:35:00Z">
            <w:rPr>
              <w:del w:id="204" w:author="Lin, Madeline" w:date="2023-04-07T22:35:00Z"/>
              <w:rFonts w:ascii="Times New Roman" w:eastAsia="Times New Roman" w:hAnsi="Times New Roman" w:cs="Times New Roman"/>
              <w:b/>
              <w:bCs/>
              <w:color w:val="70AD47"/>
            </w:rPr>
          </w:rPrChange>
        </w:rPr>
        <w:pPrChange w:id="205" w:author="Lin, Madeline" w:date="2023-04-07T22:35:00Z">
          <w:pPr/>
        </w:pPrChange>
      </w:pPr>
      <w:r w:rsidRPr="003F7302">
        <w:rPr>
          <w:rFonts w:ascii="Times New Roman" w:hAnsi="Times New Roman" w:cs="Times New Roman"/>
          <w:b/>
          <w:bCs/>
          <w:color w:val="70AD47" w:themeColor="accent6"/>
          <w:rPrChange w:id="206" w:author="Lin, Madeline" w:date="2023-04-07T22:35:00Z">
            <w:rPr>
              <w:rFonts w:ascii="Times New Roman" w:eastAsia="Times New Roman" w:hAnsi="Times New Roman" w:cs="Times New Roman"/>
              <w:b/>
              <w:bCs/>
              <w:color w:val="70AD47"/>
            </w:rPr>
          </w:rPrChange>
        </w:rPr>
        <w:t>Task 3.5: Formatting Data </w:t>
      </w:r>
    </w:p>
    <w:p w14:paraId="0A08BD80" w14:textId="77777777" w:rsidR="00BA3934" w:rsidRPr="00C61B13" w:rsidRDefault="00BA3934" w:rsidP="005E1059"/>
    <w:p w14:paraId="0C5A9552"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 xml:space="preserve">Final Formatted </w:t>
      </w:r>
      <w:r w:rsidRPr="00C61B13">
        <w:rPr>
          <w:rFonts w:ascii="Times New Roman" w:eastAsia="Times New Roman" w:hAnsi="Times New Roman" w:cs="Times New Roman"/>
          <w:b/>
          <w:bCs/>
          <w:color w:val="70AD47"/>
        </w:rPr>
        <w:t>Data</w:t>
      </w:r>
      <w:r>
        <w:rPr>
          <w:rFonts w:ascii="Times New Roman" w:eastAsia="Times New Roman" w:hAnsi="Times New Roman" w:cs="Times New Roman"/>
          <w:b/>
          <w:bCs/>
          <w:color w:val="70AD47"/>
        </w:rPr>
        <w:t>set</w:t>
      </w:r>
    </w:p>
    <w:p w14:paraId="0A1F18A6" w14:textId="77777777" w:rsidR="00BA3934" w:rsidRDefault="00BA3934" w:rsidP="00BA3934">
      <w:pPr>
        <w:rPr>
          <w:rFonts w:ascii="Times New Roman" w:eastAsia="Times New Roman" w:hAnsi="Times New Roman" w:cs="Times New Roman"/>
          <w:b/>
          <w:bCs/>
          <w:color w:val="70AD47"/>
        </w:rPr>
      </w:pPr>
    </w:p>
    <w:p w14:paraId="66015213"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So far, I have made all three datasets consistent in terms of the attribute naming, data format (i.e. all csv) and so forth.</w:t>
      </w:r>
      <w:r w:rsidRPr="00966850">
        <w:rPr>
          <w:rFonts w:ascii="Times New Roman" w:eastAsia="Times New Roman" w:hAnsi="Times New Roman" w:cs="Times New Roman"/>
        </w:rPr>
        <w:t xml:space="preserve"> </w:t>
      </w:r>
      <w:r>
        <w:rPr>
          <w:rFonts w:ascii="Times New Roman" w:eastAsia="Times New Roman" w:hAnsi="Times New Roman" w:cs="Times New Roman"/>
        </w:rPr>
        <w:t>Based on my understanding, there is no further reformatting action needed at this point. These three datasets are ready for modeling.</w:t>
      </w:r>
    </w:p>
    <w:p w14:paraId="5BB67E77" w14:textId="77777777" w:rsidR="00BA3934" w:rsidRDefault="00BA3934" w:rsidP="00BA3934">
      <w:pPr>
        <w:rPr>
          <w:rFonts w:ascii="Times New Roman" w:eastAsia="Times New Roman" w:hAnsi="Times New Roman" w:cs="Times New Roman"/>
        </w:rPr>
      </w:pPr>
    </w:p>
    <w:p w14:paraId="031E73BA" w14:textId="77777777" w:rsidR="00BA3934" w:rsidRPr="00966850" w:rsidRDefault="00BA3934" w:rsidP="00BA3934">
      <w:pPr>
        <w:rPr>
          <w:rFonts w:ascii="Times New Roman" w:eastAsia="Times New Roman" w:hAnsi="Times New Roman" w:cs="Times New Roman"/>
        </w:rPr>
      </w:pPr>
      <w:r>
        <w:rPr>
          <w:rFonts w:ascii="Times New Roman" w:eastAsia="Times New Roman" w:hAnsi="Times New Roman" w:cs="Times New Roman"/>
        </w:rPr>
        <w:t>Below is an overview of what these three datasets will look like.</w:t>
      </w:r>
    </w:p>
    <w:p w14:paraId="424A478A" w14:textId="77777777" w:rsidR="00BA3934" w:rsidRPr="00E33EDE" w:rsidRDefault="00BA3934" w:rsidP="00BA3934">
      <w:pPr>
        <w:textAlignment w:val="baseline"/>
        <w:rPr>
          <w:rFonts w:ascii="Times New Roman" w:eastAsia="Times New Roman" w:hAnsi="Times New Roman" w:cs="Times New Roman"/>
        </w:rPr>
      </w:pPr>
    </w:p>
    <w:p w14:paraId="36A74FFA"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Individual Dataset </w:t>
      </w:r>
    </w:p>
    <w:p w14:paraId="4BB4084E" w14:textId="77777777" w:rsidR="00BA3934" w:rsidRPr="005E1059" w:rsidRDefault="00BA3934" w:rsidP="00BA3934">
      <w:pPr>
        <w:pStyle w:val="ListParagraph"/>
        <w:numPr>
          <w:ilvl w:val="0"/>
          <w:numId w:val="18"/>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946 x 17 matrix (946 pieces of tracks, 17 attributes for each track)</w:t>
      </w:r>
    </w:p>
    <w:p w14:paraId="54AF740C" w14:textId="77777777" w:rsidR="00BA3934" w:rsidRPr="006F4DCD" w:rsidRDefault="00BA3934" w:rsidP="00BA3934">
      <w:pPr>
        <w:textAlignment w:val="baseline"/>
        <w:rPr>
          <w:rFonts w:ascii="Times New Roman" w:eastAsia="Times New Roman" w:hAnsi="Times New Roman" w:cs="Times New Roman"/>
        </w:rPr>
      </w:pPr>
    </w:p>
    <w:tbl>
      <w:tblPr>
        <w:tblStyle w:val="GridTable4-Accent6"/>
        <w:tblW w:w="2160" w:type="dxa"/>
        <w:tblInd w:w="1435" w:type="dxa"/>
        <w:tblLayout w:type="fixed"/>
        <w:tblLook w:val="04A0" w:firstRow="1" w:lastRow="0" w:firstColumn="1" w:lastColumn="0" w:noHBand="0" w:noVBand="1"/>
      </w:tblPr>
      <w:tblGrid>
        <w:gridCol w:w="2160"/>
      </w:tblGrid>
      <w:tr w:rsidR="00BA3934" w:rsidRPr="00F60EBE" w14:paraId="3053C279" w14:textId="77777777" w:rsidTr="00D9575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tcPr>
          <w:p w14:paraId="6A03D6C9" w14:textId="77777777" w:rsidR="00BA3934" w:rsidRPr="005E1059" w:rsidRDefault="00BA3934" w:rsidP="00D95754">
            <w:pPr>
              <w:pStyle w:val="ListParagraph"/>
              <w:ind w:left="0"/>
              <w:rPr>
                <w:rFonts w:ascii="Times New Roman" w:eastAsia="Times New Roman" w:hAnsi="Times New Roman" w:cs="Times New Roman"/>
                <w:color w:val="000000"/>
              </w:rPr>
            </w:pPr>
            <w:r w:rsidRPr="005E1059">
              <w:rPr>
                <w:rFonts w:ascii="Times New Roman" w:eastAsia="Times New Roman" w:hAnsi="Times New Roman" w:cs="Times New Roman"/>
                <w:color w:val="000000"/>
              </w:rPr>
              <w:t>Attributes</w:t>
            </w:r>
          </w:p>
        </w:tc>
      </w:tr>
      <w:tr w:rsidR="00BA3934" w:rsidRPr="00F60EBE" w14:paraId="1455A8AA"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858738D"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artist</w:t>
            </w:r>
          </w:p>
        </w:tc>
      </w:tr>
      <w:tr w:rsidR="00BA3934" w:rsidRPr="00F60EBE" w14:paraId="30218281"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35343D54"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album</w:t>
            </w:r>
          </w:p>
        </w:tc>
      </w:tr>
      <w:tr w:rsidR="00BA3934" w:rsidRPr="00F60EBE" w14:paraId="3E6EFBAC"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098512E"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track</w:t>
            </w:r>
          </w:p>
        </w:tc>
      </w:tr>
      <w:tr w:rsidR="00BA3934" w:rsidRPr="00F60EBE" w14:paraId="6BB58772"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2B9C489"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URI</w:t>
            </w:r>
          </w:p>
        </w:tc>
      </w:tr>
      <w:tr w:rsidR="00BA3934" w:rsidRPr="00F60EBE" w14:paraId="38430319"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E1A0BCA"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danceability</w:t>
            </w:r>
          </w:p>
        </w:tc>
      </w:tr>
      <w:tr w:rsidR="00BA3934" w:rsidRPr="00F60EBE" w14:paraId="49CCA035"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DDAB131"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energy</w:t>
            </w:r>
          </w:p>
        </w:tc>
      </w:tr>
      <w:tr w:rsidR="00BA3934" w:rsidRPr="00F60EBE" w14:paraId="6C7B3E86"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A2AF163"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key</w:t>
            </w:r>
          </w:p>
        </w:tc>
      </w:tr>
      <w:tr w:rsidR="00BA3934" w:rsidRPr="00F60EBE" w14:paraId="4A80E42D"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F1A9988"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loudness</w:t>
            </w:r>
          </w:p>
        </w:tc>
      </w:tr>
      <w:tr w:rsidR="00BA3934" w:rsidRPr="00F60EBE" w14:paraId="1DE19842"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DBE7028"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mode</w:t>
            </w:r>
          </w:p>
        </w:tc>
      </w:tr>
      <w:tr w:rsidR="00BA3934" w:rsidRPr="00F60EBE" w14:paraId="39C77349"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29ADAC4"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speechiness</w:t>
            </w:r>
            <w:proofErr w:type="spellEnd"/>
          </w:p>
        </w:tc>
      </w:tr>
      <w:tr w:rsidR="00BA3934" w:rsidRPr="00F60EBE" w14:paraId="63E8175A"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339E8885"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acousticness</w:t>
            </w:r>
            <w:proofErr w:type="spellEnd"/>
          </w:p>
        </w:tc>
      </w:tr>
      <w:tr w:rsidR="00BA3934" w:rsidRPr="00F60EBE" w14:paraId="537CFA78"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9D4CB02"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instrumentalness</w:t>
            </w:r>
            <w:proofErr w:type="spellEnd"/>
          </w:p>
        </w:tc>
      </w:tr>
      <w:tr w:rsidR="00BA3934" w:rsidRPr="00F60EBE" w14:paraId="634D4037"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CA1B943"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liveness</w:t>
            </w:r>
          </w:p>
        </w:tc>
      </w:tr>
      <w:tr w:rsidR="00BA3934" w:rsidRPr="00F60EBE" w14:paraId="5593C907"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5A56802"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valence</w:t>
            </w:r>
          </w:p>
        </w:tc>
      </w:tr>
      <w:tr w:rsidR="00BA3934" w:rsidRPr="00F60EBE" w14:paraId="417DAE80"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193E324"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tempo</w:t>
            </w:r>
          </w:p>
        </w:tc>
      </w:tr>
      <w:tr w:rsidR="00BA3934" w:rsidRPr="00F60EBE" w14:paraId="3CF0EE36"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D9C36D9"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duration_ms</w:t>
            </w:r>
            <w:proofErr w:type="spellEnd"/>
          </w:p>
        </w:tc>
      </w:tr>
      <w:tr w:rsidR="00BA3934" w:rsidRPr="00F60EBE" w14:paraId="56D41706"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1EF5D1F"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msPlayed</w:t>
            </w:r>
            <w:proofErr w:type="spellEnd"/>
          </w:p>
        </w:tc>
      </w:tr>
    </w:tbl>
    <w:p w14:paraId="218413D5" w14:textId="77777777" w:rsidR="00BA3934" w:rsidRPr="008C6FD4" w:rsidRDefault="00BA3934" w:rsidP="00BA3934">
      <w:pPr>
        <w:textAlignment w:val="baseline"/>
        <w:rPr>
          <w:rFonts w:ascii="Times New Roman" w:eastAsia="Times New Roman" w:hAnsi="Times New Roman" w:cs="Times New Roman"/>
        </w:rPr>
      </w:pPr>
    </w:p>
    <w:p w14:paraId="62F983E8"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Global Weekly Top 100 Songs</w:t>
      </w:r>
    </w:p>
    <w:p w14:paraId="19463798" w14:textId="77777777" w:rsidR="00BA3934" w:rsidRPr="005E1059" w:rsidRDefault="00BA3934" w:rsidP="00BA3934">
      <w:pPr>
        <w:pStyle w:val="ListParagraph"/>
        <w:numPr>
          <w:ilvl w:val="1"/>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100 x 22 matrix (100 pieces of tracks, 17 attributes for each track)</w:t>
      </w:r>
    </w:p>
    <w:p w14:paraId="35CF93AB" w14:textId="77777777" w:rsidR="00BA3934" w:rsidRDefault="00BA3934" w:rsidP="00BA3934">
      <w:pPr>
        <w:textAlignment w:val="baseline"/>
        <w:rPr>
          <w:rFonts w:ascii="Times New Roman" w:eastAsia="Times New Roman" w:hAnsi="Times New Roman" w:cs="Times New Roman"/>
        </w:rPr>
      </w:pPr>
    </w:p>
    <w:tbl>
      <w:tblPr>
        <w:tblStyle w:val="GridTable4-Accent6"/>
        <w:tblW w:w="2160" w:type="dxa"/>
        <w:tblInd w:w="1435" w:type="dxa"/>
        <w:tblLayout w:type="fixed"/>
        <w:tblLook w:val="04A0" w:firstRow="1" w:lastRow="0" w:firstColumn="1" w:lastColumn="0" w:noHBand="0" w:noVBand="1"/>
      </w:tblPr>
      <w:tblGrid>
        <w:gridCol w:w="2160"/>
      </w:tblGrid>
      <w:tr w:rsidR="00BA3934" w:rsidRPr="00F60EBE" w14:paraId="576FD3E5" w14:textId="77777777" w:rsidTr="005E1059">
        <w:trPr>
          <w:cnfStyle w:val="100000000000" w:firstRow="1" w:lastRow="0" w:firstColumn="0" w:lastColumn="0" w:oddVBand="0" w:evenVBand="0" w:oddHBand="0" w:evenHBand="0" w:firstRowFirstColumn="0" w:firstRowLastColumn="0" w:lastRowFirstColumn="0" w:lastRowLastColumn="0"/>
          <w:trHeight w:val="260"/>
          <w:tblHeader/>
        </w:trPr>
        <w:tc>
          <w:tcPr>
            <w:cnfStyle w:val="001000000000" w:firstRow="0" w:lastRow="0" w:firstColumn="1" w:lastColumn="0" w:oddVBand="0" w:evenVBand="0" w:oddHBand="0" w:evenHBand="0" w:firstRowFirstColumn="0" w:firstRowLastColumn="0" w:lastRowFirstColumn="0" w:lastRowLastColumn="0"/>
            <w:tcW w:w="2160" w:type="dxa"/>
          </w:tcPr>
          <w:p w14:paraId="7760CB9A" w14:textId="77777777" w:rsidR="00BA3934" w:rsidRPr="005E1059" w:rsidRDefault="00BA3934" w:rsidP="00D95754">
            <w:pPr>
              <w:pStyle w:val="ListParagraph"/>
              <w:ind w:left="0"/>
              <w:rPr>
                <w:rFonts w:ascii="Times New Roman" w:eastAsia="Times New Roman" w:hAnsi="Times New Roman" w:cs="Times New Roman"/>
                <w:color w:val="000000"/>
              </w:rPr>
            </w:pPr>
            <w:r w:rsidRPr="005E1059">
              <w:rPr>
                <w:rFonts w:ascii="Times New Roman" w:eastAsia="Times New Roman" w:hAnsi="Times New Roman" w:cs="Times New Roman"/>
                <w:color w:val="000000"/>
              </w:rPr>
              <w:lastRenderedPageBreak/>
              <w:t>Attributes</w:t>
            </w:r>
          </w:p>
        </w:tc>
      </w:tr>
      <w:tr w:rsidR="00BA3934" w:rsidRPr="00F60EBE" w14:paraId="21A1667D"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820E941"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rank</w:t>
            </w:r>
          </w:p>
        </w:tc>
      </w:tr>
      <w:tr w:rsidR="00BA3934" w:rsidRPr="00F60EBE" w14:paraId="4DE8B49D"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7E59743"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URI</w:t>
            </w:r>
          </w:p>
        </w:tc>
      </w:tr>
      <w:tr w:rsidR="00BA3934" w:rsidRPr="00F60EBE" w14:paraId="23414B69"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365CB9D"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artist</w:t>
            </w:r>
          </w:p>
        </w:tc>
      </w:tr>
      <w:tr w:rsidR="00BA3934" w:rsidRPr="00F60EBE" w14:paraId="066D463A"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AF6BAE9"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track</w:t>
            </w:r>
          </w:p>
        </w:tc>
      </w:tr>
      <w:tr w:rsidR="00BA3934" w:rsidRPr="00F60EBE" w14:paraId="135B3DF6"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92BE0C9"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source</w:t>
            </w:r>
          </w:p>
        </w:tc>
      </w:tr>
      <w:tr w:rsidR="00BA3934" w:rsidRPr="00F60EBE" w14:paraId="6C8D3EDC"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E64D006"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peak_rank</w:t>
            </w:r>
            <w:proofErr w:type="spellEnd"/>
          </w:p>
        </w:tc>
      </w:tr>
      <w:tr w:rsidR="00BA3934" w:rsidRPr="00F60EBE" w14:paraId="0C9A58EB"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1B15F1C"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previous_rank</w:t>
            </w:r>
            <w:proofErr w:type="spellEnd"/>
          </w:p>
        </w:tc>
      </w:tr>
      <w:tr w:rsidR="00BA3934" w:rsidRPr="00F60EBE" w14:paraId="166A7F2B"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851D524"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weeks_on_chart</w:t>
            </w:r>
            <w:proofErr w:type="spellEnd"/>
          </w:p>
        </w:tc>
      </w:tr>
      <w:tr w:rsidR="00BA3934" w:rsidRPr="00F60EBE" w14:paraId="42F667EA"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E9D4896"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msPlayed</w:t>
            </w:r>
            <w:proofErr w:type="spellEnd"/>
          </w:p>
        </w:tc>
      </w:tr>
      <w:tr w:rsidR="00BA3934" w:rsidRPr="00F60EBE" w14:paraId="6D9E355E"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1FD4DCC"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danceability</w:t>
            </w:r>
          </w:p>
        </w:tc>
      </w:tr>
      <w:tr w:rsidR="00BA3934" w:rsidRPr="00F60EBE" w14:paraId="5F5DA519"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9724212"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energy</w:t>
            </w:r>
          </w:p>
        </w:tc>
      </w:tr>
      <w:tr w:rsidR="00BA3934" w:rsidRPr="00F60EBE" w14:paraId="069D4336"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69393E3"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key</w:t>
            </w:r>
          </w:p>
        </w:tc>
      </w:tr>
      <w:tr w:rsidR="00BA3934" w:rsidRPr="00F60EBE" w14:paraId="4EF8F82D"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A2816A1"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loudness</w:t>
            </w:r>
          </w:p>
        </w:tc>
      </w:tr>
      <w:tr w:rsidR="00BA3934" w:rsidRPr="00F60EBE" w14:paraId="34C4B70C"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055C072"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mode</w:t>
            </w:r>
          </w:p>
        </w:tc>
      </w:tr>
      <w:tr w:rsidR="00BA3934" w:rsidRPr="00F60EBE" w14:paraId="4CBF288A"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9AF14D5"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speechiness</w:t>
            </w:r>
            <w:proofErr w:type="spellEnd"/>
          </w:p>
        </w:tc>
      </w:tr>
      <w:tr w:rsidR="00BA3934" w:rsidRPr="00F60EBE" w14:paraId="2964E803"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C830508"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acousticness</w:t>
            </w:r>
            <w:proofErr w:type="spellEnd"/>
          </w:p>
        </w:tc>
      </w:tr>
      <w:tr w:rsidR="00BA3934" w:rsidRPr="00F60EBE" w14:paraId="7DEC55DB"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F258858"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instrumentalness</w:t>
            </w:r>
            <w:proofErr w:type="spellEnd"/>
          </w:p>
        </w:tc>
      </w:tr>
      <w:tr w:rsidR="00BA3934" w:rsidRPr="00F60EBE" w14:paraId="0C587243"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EA6B41B"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liveness</w:t>
            </w:r>
          </w:p>
        </w:tc>
      </w:tr>
      <w:tr w:rsidR="00BA3934" w:rsidRPr="00F60EBE" w14:paraId="5F76FED1"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382430F5"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valence</w:t>
            </w:r>
          </w:p>
        </w:tc>
      </w:tr>
      <w:tr w:rsidR="00BA3934" w:rsidRPr="00F60EBE" w14:paraId="5D9E836B"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731A93A1"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tempo</w:t>
            </w:r>
          </w:p>
        </w:tc>
      </w:tr>
      <w:tr w:rsidR="00BA3934" w:rsidRPr="00F60EBE" w14:paraId="05E1EFD3"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5248A7F"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duration_ms</w:t>
            </w:r>
            <w:proofErr w:type="spellEnd"/>
          </w:p>
        </w:tc>
      </w:tr>
      <w:tr w:rsidR="00BA3934" w:rsidRPr="00F60EBE" w14:paraId="4AC1F993"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7BA2248"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pred_msPlayed</w:t>
            </w:r>
            <w:proofErr w:type="spellEnd"/>
          </w:p>
        </w:tc>
      </w:tr>
    </w:tbl>
    <w:p w14:paraId="0E9058F1" w14:textId="77777777" w:rsidR="00BA3934" w:rsidRPr="008C6FD4" w:rsidRDefault="00BA3934" w:rsidP="00BA3934">
      <w:pPr>
        <w:textAlignment w:val="baseline"/>
        <w:rPr>
          <w:rFonts w:ascii="Times New Roman" w:eastAsia="Times New Roman" w:hAnsi="Times New Roman" w:cs="Times New Roman"/>
        </w:rPr>
      </w:pPr>
    </w:p>
    <w:p w14:paraId="52B0D58A" w14:textId="77777777" w:rsidR="00BA3934" w:rsidRPr="005E1059" w:rsidRDefault="00BA3934" w:rsidP="00BA3934">
      <w:pPr>
        <w:pStyle w:val="ListParagraph"/>
        <w:numPr>
          <w:ilvl w:val="0"/>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Generalized Dataset</w:t>
      </w:r>
    </w:p>
    <w:p w14:paraId="64FCED9E" w14:textId="77777777" w:rsidR="00BA3934" w:rsidRPr="005E1059" w:rsidRDefault="00BA3934" w:rsidP="00BA3934">
      <w:pPr>
        <w:pStyle w:val="ListParagraph"/>
        <w:numPr>
          <w:ilvl w:val="1"/>
          <w:numId w:val="9"/>
        </w:numPr>
        <w:spacing w:after="0"/>
        <w:textAlignment w:val="baseline"/>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170,653 x 18 matrix (170,653 pieces of tracks, 18 attributes for each track)</w:t>
      </w:r>
    </w:p>
    <w:p w14:paraId="5634A21C" w14:textId="77777777" w:rsidR="00BA3934" w:rsidRDefault="00BA3934" w:rsidP="00BA3934">
      <w:pPr>
        <w:rPr>
          <w:rFonts w:ascii="Times New Roman" w:eastAsia="Times New Roman" w:hAnsi="Times New Roman" w:cs="Times New Roman"/>
          <w:b/>
          <w:bCs/>
          <w:color w:val="70AD47"/>
        </w:rPr>
      </w:pPr>
    </w:p>
    <w:tbl>
      <w:tblPr>
        <w:tblStyle w:val="GridTable4-Accent6"/>
        <w:tblW w:w="2160" w:type="dxa"/>
        <w:tblInd w:w="1435" w:type="dxa"/>
        <w:tblLayout w:type="fixed"/>
        <w:tblLook w:val="04A0" w:firstRow="1" w:lastRow="0" w:firstColumn="1" w:lastColumn="0" w:noHBand="0" w:noVBand="1"/>
      </w:tblPr>
      <w:tblGrid>
        <w:gridCol w:w="2160"/>
      </w:tblGrid>
      <w:tr w:rsidR="00BA3934" w:rsidRPr="00F60EBE" w14:paraId="62D6BD08" w14:textId="77777777" w:rsidTr="00D95754">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tcPr>
          <w:p w14:paraId="3C3BF299" w14:textId="77777777" w:rsidR="00BA3934" w:rsidRPr="005E1059" w:rsidRDefault="00BA3934" w:rsidP="00D95754">
            <w:pPr>
              <w:pStyle w:val="ListParagraph"/>
              <w:ind w:left="0"/>
              <w:rPr>
                <w:rFonts w:ascii="Times New Roman" w:eastAsia="Times New Roman" w:hAnsi="Times New Roman" w:cs="Times New Roman"/>
                <w:color w:val="000000"/>
              </w:rPr>
            </w:pPr>
            <w:r w:rsidRPr="005E1059">
              <w:rPr>
                <w:rFonts w:ascii="Times New Roman" w:eastAsia="Times New Roman" w:hAnsi="Times New Roman" w:cs="Times New Roman"/>
                <w:color w:val="000000"/>
              </w:rPr>
              <w:t>Attributes</w:t>
            </w:r>
          </w:p>
        </w:tc>
      </w:tr>
      <w:tr w:rsidR="00BA3934" w:rsidRPr="00F60EBE" w14:paraId="3198B3BA"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31ED9DC"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year</w:t>
            </w:r>
          </w:p>
        </w:tc>
      </w:tr>
      <w:tr w:rsidR="00BA3934" w:rsidRPr="00F60EBE" w14:paraId="39E00211"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A33A223"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artists</w:t>
            </w:r>
          </w:p>
        </w:tc>
      </w:tr>
      <w:tr w:rsidR="00BA3934" w:rsidRPr="00F60EBE" w14:paraId="059E73BD"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1BC087C"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track</w:t>
            </w:r>
          </w:p>
        </w:tc>
      </w:tr>
      <w:tr w:rsidR="00BA3934" w:rsidRPr="00F60EBE" w14:paraId="3F8E9C03"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2ACAC259"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URI</w:t>
            </w:r>
          </w:p>
        </w:tc>
      </w:tr>
      <w:tr w:rsidR="00BA3934" w:rsidRPr="00F60EBE" w14:paraId="79527815"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D03E419"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release_date</w:t>
            </w:r>
            <w:proofErr w:type="spellEnd"/>
          </w:p>
        </w:tc>
      </w:tr>
      <w:tr w:rsidR="00BA3934" w:rsidRPr="00F60EBE" w14:paraId="0105EFF5"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BD5B822"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danceability</w:t>
            </w:r>
          </w:p>
        </w:tc>
      </w:tr>
      <w:tr w:rsidR="00BA3934" w:rsidRPr="00F60EBE" w14:paraId="53D8D31D"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BD34A5E"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energy</w:t>
            </w:r>
          </w:p>
        </w:tc>
      </w:tr>
      <w:tr w:rsidR="00BA3934" w:rsidRPr="00F60EBE" w14:paraId="52B43617"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027D21B"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key</w:t>
            </w:r>
          </w:p>
        </w:tc>
      </w:tr>
      <w:tr w:rsidR="00BA3934" w:rsidRPr="00F60EBE" w14:paraId="22FD16CF"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68BF9DA"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loudness</w:t>
            </w:r>
          </w:p>
        </w:tc>
      </w:tr>
      <w:tr w:rsidR="00BA3934" w:rsidRPr="00F60EBE" w14:paraId="366358F5"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6260CB47"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mode</w:t>
            </w:r>
          </w:p>
        </w:tc>
      </w:tr>
      <w:tr w:rsidR="00BA3934" w:rsidRPr="00F60EBE" w14:paraId="08591CBE"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1C5873A4"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speechiness</w:t>
            </w:r>
            <w:proofErr w:type="spellEnd"/>
          </w:p>
        </w:tc>
      </w:tr>
      <w:tr w:rsidR="00BA3934" w:rsidRPr="00F60EBE" w14:paraId="537BFE6F"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DB06769"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acousticness</w:t>
            </w:r>
            <w:proofErr w:type="spellEnd"/>
          </w:p>
        </w:tc>
      </w:tr>
      <w:tr w:rsidR="00BA3934" w:rsidRPr="00F60EBE" w14:paraId="71954E73"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6DCD99D"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instrumentalness</w:t>
            </w:r>
            <w:proofErr w:type="spellEnd"/>
          </w:p>
        </w:tc>
      </w:tr>
      <w:tr w:rsidR="00BA3934" w:rsidRPr="00F60EBE" w14:paraId="0919E60A"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07EF79A2"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liveness</w:t>
            </w:r>
          </w:p>
        </w:tc>
      </w:tr>
      <w:tr w:rsidR="00BA3934" w:rsidRPr="00F60EBE" w14:paraId="6A732F62"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19ACB39"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valence</w:t>
            </w:r>
          </w:p>
        </w:tc>
      </w:tr>
      <w:tr w:rsidR="00BA3934" w:rsidRPr="00F60EBE" w14:paraId="3C632C85"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FEDAF19"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tempo</w:t>
            </w:r>
          </w:p>
        </w:tc>
      </w:tr>
      <w:tr w:rsidR="00BA3934" w:rsidRPr="00F60EBE" w14:paraId="4A66944C" w14:textId="77777777" w:rsidTr="00D95754">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43AFCD5F" w14:textId="77777777" w:rsidR="00BA3934" w:rsidRPr="005E1059" w:rsidRDefault="00BA3934" w:rsidP="00D95754">
            <w:pPr>
              <w:rPr>
                <w:rFonts w:ascii="Times New Roman" w:eastAsia="Times New Roman" w:hAnsi="Times New Roman" w:cs="Times New Roman"/>
                <w:b w:val="0"/>
                <w:bCs w:val="0"/>
                <w:color w:val="000000"/>
                <w:sz w:val="22"/>
                <w:szCs w:val="22"/>
              </w:rPr>
            </w:pPr>
            <w:proofErr w:type="spellStart"/>
            <w:r w:rsidRPr="005E1059">
              <w:rPr>
                <w:rFonts w:ascii="Times New Roman" w:eastAsia="Times New Roman" w:hAnsi="Times New Roman" w:cs="Times New Roman"/>
                <w:b w:val="0"/>
                <w:bCs w:val="0"/>
                <w:color w:val="000000"/>
                <w:sz w:val="22"/>
                <w:szCs w:val="22"/>
              </w:rPr>
              <w:t>duration_ms</w:t>
            </w:r>
            <w:proofErr w:type="spellEnd"/>
          </w:p>
        </w:tc>
      </w:tr>
      <w:tr w:rsidR="00BA3934" w:rsidRPr="00F60EBE" w14:paraId="1C7DD953" w14:textId="77777777" w:rsidTr="00D95754">
        <w:trPr>
          <w:trHeight w:val="253"/>
        </w:trPr>
        <w:tc>
          <w:tcPr>
            <w:cnfStyle w:val="001000000000" w:firstRow="0" w:lastRow="0" w:firstColumn="1" w:lastColumn="0" w:oddVBand="0" w:evenVBand="0" w:oddHBand="0" w:evenHBand="0" w:firstRowFirstColumn="0" w:firstRowLastColumn="0" w:lastRowFirstColumn="0" w:lastRowLastColumn="0"/>
            <w:tcW w:w="2160" w:type="dxa"/>
            <w:vAlign w:val="center"/>
          </w:tcPr>
          <w:p w14:paraId="5C53F8D5" w14:textId="77777777" w:rsidR="00BA3934" w:rsidRPr="005E1059" w:rsidRDefault="00BA3934" w:rsidP="00D95754">
            <w:pPr>
              <w:rPr>
                <w:rFonts w:ascii="Times New Roman" w:eastAsia="Times New Roman" w:hAnsi="Times New Roman" w:cs="Times New Roman"/>
                <w:b w:val="0"/>
                <w:bCs w:val="0"/>
                <w:color w:val="000000"/>
                <w:sz w:val="22"/>
                <w:szCs w:val="22"/>
              </w:rPr>
            </w:pPr>
            <w:r w:rsidRPr="005E1059">
              <w:rPr>
                <w:rFonts w:ascii="Times New Roman" w:eastAsia="Times New Roman" w:hAnsi="Times New Roman" w:cs="Times New Roman"/>
                <w:b w:val="0"/>
                <w:bCs w:val="0"/>
                <w:color w:val="000000"/>
                <w:sz w:val="22"/>
                <w:szCs w:val="22"/>
              </w:rPr>
              <w:t>popularity</w:t>
            </w:r>
          </w:p>
        </w:tc>
      </w:tr>
    </w:tbl>
    <w:p w14:paraId="230705BE" w14:textId="77777777" w:rsidR="00BA3934" w:rsidRPr="00F60EBE" w:rsidRDefault="00BA3934" w:rsidP="00BA3934"/>
    <w:p w14:paraId="5F741387" w14:textId="77777777" w:rsidR="00BA3934" w:rsidRDefault="00BA3934" w:rsidP="00BA3934"/>
    <w:p w14:paraId="031E0327" w14:textId="77777777" w:rsidR="00BA3934" w:rsidDel="00613FE2" w:rsidRDefault="00BA3934" w:rsidP="00BA3934">
      <w:pPr>
        <w:rPr>
          <w:del w:id="207" w:author="Lin, Madeline" w:date="2023-04-07T22:36:00Z"/>
        </w:rPr>
      </w:pPr>
    </w:p>
    <w:p w14:paraId="316BB23B" w14:textId="77777777" w:rsidR="00BA3934" w:rsidDel="00613FE2" w:rsidRDefault="00BA3934" w:rsidP="00BA3934">
      <w:pPr>
        <w:rPr>
          <w:del w:id="208" w:author="Lin, Madeline" w:date="2023-04-07T22:36:00Z"/>
        </w:rPr>
      </w:pPr>
    </w:p>
    <w:p w14:paraId="633B67ED" w14:textId="77777777" w:rsidR="00BA3934" w:rsidRPr="005E1059" w:rsidRDefault="00BA3934" w:rsidP="005E1059">
      <w:pPr>
        <w:pStyle w:val="Heading1"/>
        <w:rPr>
          <w:rFonts w:ascii="Times New Roman" w:hAnsi="Times New Roman" w:cs="Times New Roman"/>
          <w:b/>
          <w:bCs/>
          <w:color w:val="5B9BD5" w:themeColor="accent5"/>
          <w:sz w:val="24"/>
          <w:szCs w:val="24"/>
        </w:rPr>
      </w:pPr>
      <w:del w:id="209" w:author="Lin, Madeline" w:date="2023-04-07T22:36:00Z">
        <w:r w:rsidRPr="005E1059" w:rsidDel="00613FE2">
          <w:rPr>
            <w:rFonts w:ascii="Times New Roman" w:hAnsi="Times New Roman" w:cs="Times New Roman"/>
            <w:b/>
            <w:bCs/>
            <w:color w:val="5B9BD5" w:themeColor="accent5"/>
            <w:sz w:val="24"/>
            <w:szCs w:val="24"/>
          </w:rPr>
          <w:delText xml:space="preserve">CS703 </w:delText>
        </w:r>
      </w:del>
      <w:r w:rsidRPr="005E1059">
        <w:rPr>
          <w:rFonts w:ascii="Times New Roman" w:hAnsi="Times New Roman" w:cs="Times New Roman"/>
          <w:b/>
          <w:bCs/>
          <w:color w:val="5B9BD5" w:themeColor="accent5"/>
          <w:sz w:val="24"/>
          <w:szCs w:val="24"/>
        </w:rPr>
        <w:t>4.0 Data Modeling</w:t>
      </w:r>
    </w:p>
    <w:p w14:paraId="790ECE07" w14:textId="05B520DC" w:rsidR="00BA3934" w:rsidRPr="00C61B13" w:rsidDel="00613FE2" w:rsidRDefault="00BA3934" w:rsidP="00BA3934">
      <w:pPr>
        <w:jc w:val="center"/>
        <w:rPr>
          <w:del w:id="210" w:author="Lin, Madeline" w:date="2023-04-07T22:36:00Z"/>
          <w:rFonts w:ascii="Times New Roman" w:eastAsia="Times New Roman" w:hAnsi="Times New Roman" w:cs="Times New Roman"/>
        </w:rPr>
      </w:pPr>
      <w:del w:id="211" w:author="Lin, Madeline" w:date="2023-04-07T22:36:00Z">
        <w:r w:rsidRPr="00C61B13" w:rsidDel="00613FE2">
          <w:rPr>
            <w:rFonts w:ascii="Times New Roman" w:eastAsia="Times New Roman" w:hAnsi="Times New Roman" w:cs="Times New Roman"/>
            <w:b/>
            <w:bCs/>
            <w:color w:val="000000"/>
          </w:rPr>
          <w:delText>                                         </w:delText>
        </w:r>
        <w:r w:rsidRPr="00C61B13" w:rsidDel="00613FE2">
          <w:rPr>
            <w:rFonts w:ascii="Times New Roman" w:eastAsia="Times New Roman" w:hAnsi="Times New Roman" w:cs="Times New Roman"/>
            <w:i/>
            <w:iCs/>
            <w:color w:val="000000"/>
          </w:rPr>
          <w:delText>Madeline Lin</w:delText>
        </w:r>
      </w:del>
    </w:p>
    <w:p w14:paraId="4802E811" w14:textId="748DB5E4" w:rsidR="00BA3934" w:rsidDel="00613FE2" w:rsidRDefault="00BA3934" w:rsidP="00BA3934">
      <w:pPr>
        <w:rPr>
          <w:del w:id="212" w:author="Lin, Madeline" w:date="2023-04-07T22:36:00Z"/>
          <w:rFonts w:ascii="Times New Roman" w:eastAsia="Times New Roman" w:hAnsi="Times New Roman" w:cs="Times New Roman"/>
          <w:b/>
          <w:bCs/>
          <w:color w:val="70AD47"/>
        </w:rPr>
      </w:pPr>
      <w:del w:id="213" w:author="Lin, Madeline" w:date="2023-04-07T22:36:00Z">
        <w:r w:rsidRPr="00C61B13" w:rsidDel="00613FE2">
          <w:rPr>
            <w:rFonts w:ascii="Times New Roman" w:eastAsia="Times New Roman" w:hAnsi="Times New Roman" w:cs="Times New Roman"/>
            <w:b/>
            <w:bCs/>
            <w:color w:val="000000"/>
          </w:rPr>
          <w:delText> </w:delText>
        </w:r>
      </w:del>
    </w:p>
    <w:p w14:paraId="7B87CFDB" w14:textId="77777777" w:rsidR="00613FE2" w:rsidRPr="00C61B13" w:rsidRDefault="00613FE2" w:rsidP="00BA3934">
      <w:pPr>
        <w:rPr>
          <w:ins w:id="214" w:author="Lin, Madeline" w:date="2023-04-07T22:36:00Z"/>
          <w:rFonts w:ascii="Times New Roman" w:eastAsia="Times New Roman" w:hAnsi="Times New Roman" w:cs="Times New Roman"/>
        </w:rPr>
      </w:pPr>
    </w:p>
    <w:p w14:paraId="328DA207" w14:textId="77777777" w:rsidR="00BA3934" w:rsidRPr="005E1059" w:rsidDel="00613FE2" w:rsidRDefault="00BA3934" w:rsidP="005E1059">
      <w:pPr>
        <w:pStyle w:val="Heading2"/>
        <w:rPr>
          <w:del w:id="215" w:author="Lin, Madeline" w:date="2023-04-07T22:36:00Z"/>
          <w:rFonts w:ascii="Times New Roman" w:hAnsi="Times New Roman" w:cs="Times New Roman"/>
          <w:b/>
          <w:bCs/>
          <w:color w:val="70AD47" w:themeColor="accent6"/>
          <w:sz w:val="24"/>
          <w:szCs w:val="24"/>
        </w:rPr>
      </w:pPr>
      <w:del w:id="216" w:author="Lin, Madeline" w:date="2023-04-07T22:36:00Z">
        <w:r w:rsidRPr="005E1059" w:rsidDel="00613FE2">
          <w:rPr>
            <w:rFonts w:ascii="Times New Roman" w:hAnsi="Times New Roman" w:cs="Times New Roman"/>
            <w:b/>
            <w:bCs/>
            <w:color w:val="70AD47" w:themeColor="accent6"/>
            <w:sz w:val="24"/>
            <w:szCs w:val="24"/>
          </w:rPr>
          <w:delText> </w:delText>
        </w:r>
      </w:del>
    </w:p>
    <w:p w14:paraId="7E8DB5D0"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4.1: Selecting Modeling Techniques </w:t>
      </w:r>
    </w:p>
    <w:p w14:paraId="1D84F383" w14:textId="77777777" w:rsidR="00BA3934" w:rsidDel="007E4A7F" w:rsidRDefault="00BA3934" w:rsidP="00BA3934">
      <w:pPr>
        <w:rPr>
          <w:del w:id="217" w:author="Lin, Madeline" w:date="2023-04-07T22:36:00Z"/>
          <w:rFonts w:ascii="Times New Roman" w:eastAsia="Times New Roman" w:hAnsi="Times New Roman" w:cs="Times New Roman"/>
          <w:b/>
          <w:bCs/>
          <w:color w:val="70AD47"/>
        </w:rPr>
      </w:pPr>
    </w:p>
    <w:p w14:paraId="107EA150"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So far, I have completed the data understanding and preparation phases. These prep work helps ensure that I start the modeling phase exactly where I need to be with minimal omissions and ‘do-overs’.</w:t>
      </w:r>
    </w:p>
    <w:p w14:paraId="64FF40CB" w14:textId="77777777" w:rsidR="00BA3934" w:rsidRDefault="00BA3934" w:rsidP="00BA3934">
      <w:pPr>
        <w:rPr>
          <w:rFonts w:ascii="Times New Roman" w:eastAsia="Times New Roman" w:hAnsi="Times New Roman" w:cs="Times New Roman"/>
        </w:rPr>
      </w:pPr>
    </w:p>
    <w:p w14:paraId="2F659792"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Prior to discussing modeling techniques, I would like to provide an overview of the definitions, descriptions, and assumptions of the different models I intend to utilize. This will help readers gain an understanding of the models, ultimately enhancing the readability of the main part of the document.</w:t>
      </w:r>
    </w:p>
    <w:p w14:paraId="67747E20" w14:textId="77777777" w:rsidR="00BA3934" w:rsidRDefault="00BA3934" w:rsidP="00BA3934">
      <w:pPr>
        <w:rPr>
          <w:rFonts w:ascii="Times New Roman" w:eastAsia="Times New Roman" w:hAnsi="Times New Roman" w:cs="Times New Roman"/>
          <w:b/>
          <w:bCs/>
          <w:color w:val="70AD47"/>
        </w:rPr>
      </w:pPr>
    </w:p>
    <w:p w14:paraId="7B177367" w14:textId="77777777" w:rsidR="00BA3934" w:rsidRDefault="00BA3934" w:rsidP="00BA3934">
      <w:pPr>
        <w:rPr>
          <w:rFonts w:ascii="Times New Roman" w:eastAsia="Times New Roman" w:hAnsi="Times New Roman" w:cs="Times New Roman"/>
          <w:b/>
          <w:bCs/>
          <w:color w:val="70AD47"/>
        </w:rPr>
      </w:pPr>
      <w:r>
        <w:rPr>
          <w:rFonts w:ascii="Times New Roman" w:eastAsia="Times New Roman" w:hAnsi="Times New Roman" w:cs="Times New Roman"/>
          <w:b/>
          <w:bCs/>
          <w:color w:val="70AD47"/>
        </w:rPr>
        <w:t xml:space="preserve">Deliverable 1: Modeling Definitions and Descriptions </w:t>
      </w:r>
    </w:p>
    <w:p w14:paraId="4DB33831" w14:textId="77777777" w:rsidR="00BA3934" w:rsidRPr="00790AB6" w:rsidRDefault="00BA3934" w:rsidP="00BA3934">
      <w:pPr>
        <w:rPr>
          <w:rFonts w:ascii="Times New Roman" w:eastAsia="Times New Roman" w:hAnsi="Times New Roman" w:cs="Times New Roman"/>
        </w:rPr>
      </w:pPr>
    </w:p>
    <w:p w14:paraId="6F7FA0B7"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Content-based filtering method</w:t>
      </w:r>
    </w:p>
    <w:p w14:paraId="0E45826C"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1BA9191E" w14:textId="77777777" w:rsidR="00BA3934" w:rsidRPr="005E1059" w:rsidRDefault="00BA3934" w:rsidP="00BA3934">
      <w:pPr>
        <w:pStyle w:val="ListParagraph"/>
        <w:numPr>
          <w:ilvl w:val="1"/>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Prediction Regression Models</w:t>
      </w:r>
    </w:p>
    <w:p w14:paraId="413549FF"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34649B05"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Simple Linear Regression Model</w:t>
      </w:r>
    </w:p>
    <w:p w14:paraId="129BF16D"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Linear regression is a basic and commonly used type of predictive analysis. The overall idea of regression is to examine: 1) whether a set of predictor variables do a good job in predicting an outcome variable; 2) which variables in particular are significant predictors of the outcome variable and in what way they indicated by the magnitude and sign of the beta estimates impact the outcome variable.</w:t>
      </w:r>
    </w:p>
    <w:p w14:paraId="03899793"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simplest form of the regression equation with one dependent and one independent variable is defined by the formula y = c + b*x, where y = estimated dependent variable score, c = constant, b = regression coefficient, and x = score on the independent variable.</w:t>
      </w:r>
    </w:p>
    <w:p w14:paraId="5088A5FD"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2554AE9B"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Linear Regression Model with Interactions</w:t>
      </w:r>
    </w:p>
    <w:p w14:paraId="3CBB4607"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Apart from what have been described above for linear regression model,  there is an interaction between the independent variables. This means that the effect of one independent variable on the dependent variable depends on the level of another independent variable. </w:t>
      </w:r>
    </w:p>
    <w:p w14:paraId="777A4C96"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29D912BA"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Stepwise Model</w:t>
      </w:r>
    </w:p>
    <w:p w14:paraId="07B02358"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Stepwise regression is the step-by-step iterative construction of a regression model that involves the selection of independent variables to be used in a final model. It involves adding or removing potential explanatory variables in succession and testing for statistical significance after each iteration.</w:t>
      </w:r>
    </w:p>
    <w:p w14:paraId="0B489C2C"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There are three types of stepwise regression models. They are forward selection, backward selection and both selection. Forward selection starts from zero variable and adds up the variables until the results are optimal. Backward selection starts from adding all variables and deletes each variable until the results are optimal. Both selection is a combination of the forward selection and backward selection as it starts somewhere in the middle.</w:t>
      </w:r>
    </w:p>
    <w:p w14:paraId="7B9BF61C"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293D7DDE"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Decision Tree Model</w:t>
      </w:r>
    </w:p>
    <w:p w14:paraId="3712847E"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The topmost decision node in a tree which corresponds to the best predictor called root node. Decision trees can handle both categorical and numerical data.</w:t>
      </w:r>
    </w:p>
    <w:p w14:paraId="5C719D41"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 terms of numerical data, it works by recursively partitioning the input variables into smaller intervals, which can then be treated as categorical variables. It selects a feature and a threshold value for that feature and splits the data into two subsets based on whether the value of that feature is above or below the threshold. In practice, however, decision trees may not perform as well on numerical data as on categorical data. The splitting process can be more complex with numerical data, as there are many possible ways to partition a continuous variable into intervals.</w:t>
      </w:r>
    </w:p>
    <w:p w14:paraId="0DAAAB65"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677E00EE"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Random Forest Model</w:t>
      </w:r>
    </w:p>
    <w:p w14:paraId="67F68FFD"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Random forest is an extension of the decision tree algorithm, where instead of using a single decision tree to make predictions, multiple decision trees are used to improve the accuracy and stability of the model. In a random forest, each tree is trained on a subset of the training data, and at each split of the decision tree, a random subset of features is considered. This randomness is intended to introduce diversity in the model, which helps to reduce the chance of overfitting and improve generalization performance. Once all the trees are trained, the predictions of the individual trees are combined to produce the final prediction.</w:t>
      </w:r>
    </w:p>
    <w:p w14:paraId="78FEBB77"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Random Forest can work well with categorical and numerical data. In terms of numerical data, it partitions the feature space into rectangular regions, making it effective for handling non-linear relationships between the input features and the target variable. Additionally, random forest can handle missing values and is relatively robust to outliers, which can be common issues in numerical data. </w:t>
      </w:r>
    </w:p>
    <w:p w14:paraId="5F6ACD46"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1F51D8D0"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Neural Network Model </w:t>
      </w:r>
    </w:p>
    <w:p w14:paraId="21F769FF"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Neural network model is a type of machine learning model which is inspired by the structure and function of a human brain. It consists of interconnected nodes, or neurons that are organized into layers. Each neuron receives input from other neurons and produces an output based on that input, which is then passed on to other neurons in the network. Through a training process, a neural network can learn to recognize patterns and relationships in data, and can be used for classification, regression, and prediction.</w:t>
      </w:r>
    </w:p>
    <w:p w14:paraId="2BAA2B96"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Neural network model can handle numerical data. It can predict a continuous numerical value based on a set of input features. Compared to regression model, the main advantage of neural network model is its ability to learn complex nonlinear relationships in data, thus can capture more intricate patterns and interactions. However, neural networks can be more computationally intensive to train than regression models, and can require more data to avoid overfitting.</w:t>
      </w:r>
    </w:p>
    <w:p w14:paraId="3A56EC10" w14:textId="77777777" w:rsidR="00BA3934" w:rsidRPr="005E1059" w:rsidRDefault="00BA3934" w:rsidP="00BA3934">
      <w:pPr>
        <w:rPr>
          <w:rFonts w:ascii="Times New Roman" w:eastAsia="Times New Roman" w:hAnsi="Times New Roman" w:cs="Times New Roman"/>
        </w:rPr>
      </w:pPr>
    </w:p>
    <w:p w14:paraId="33AB0219"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Collaborative filtering method</w:t>
      </w:r>
    </w:p>
    <w:p w14:paraId="427C3C38"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331F0098" w14:textId="77777777" w:rsidR="00BA3934" w:rsidRPr="005E1059" w:rsidRDefault="00BA3934" w:rsidP="00BA3934">
      <w:pPr>
        <w:pStyle w:val="ListParagraph"/>
        <w:numPr>
          <w:ilvl w:val="1"/>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Similarity Metrics</w:t>
      </w:r>
    </w:p>
    <w:p w14:paraId="47668F4D" w14:textId="77777777" w:rsidR="00BA3934" w:rsidRPr="005E1059" w:rsidRDefault="00BA3934" w:rsidP="00BA3934">
      <w:pPr>
        <w:rPr>
          <w:rFonts w:ascii="Times New Roman" w:eastAsia="Times New Roman" w:hAnsi="Times New Roman" w:cs="Times New Roman"/>
        </w:rPr>
      </w:pPr>
    </w:p>
    <w:p w14:paraId="44944CC5"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08520C91"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Euclidean distance is a popular similarity metric used in machine learning field. It is a measure of the distance between two points in Euclidean space. The formula of calculating the Euclidean space is:</w:t>
      </w:r>
    </w:p>
    <w:p w14:paraId="4EB8D8D6"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Point A (a</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a</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 a</w:t>
      </w:r>
      <w:r w:rsidRPr="005E1059">
        <w:rPr>
          <w:rFonts w:ascii="Times New Roman" w:eastAsia="Times New Roman" w:hAnsi="Times New Roman" w:cs="Times New Roman"/>
          <w:sz w:val="24"/>
          <w:szCs w:val="24"/>
          <w:vertAlign w:val="subscript"/>
        </w:rPr>
        <w:t>3</w:t>
      </w:r>
      <w:r w:rsidRPr="005E1059">
        <w:rPr>
          <w:rFonts w:ascii="Times New Roman" w:eastAsia="Times New Roman" w:hAnsi="Times New Roman" w:cs="Times New Roman"/>
          <w:sz w:val="24"/>
          <w:szCs w:val="24"/>
        </w:rPr>
        <w:t>, …, a</w:t>
      </w:r>
      <w:r w:rsidRPr="005E1059">
        <w:rPr>
          <w:rFonts w:ascii="Times New Roman" w:eastAsia="Times New Roman" w:hAnsi="Times New Roman" w:cs="Times New Roman"/>
          <w:sz w:val="24"/>
          <w:szCs w:val="24"/>
          <w:vertAlign w:val="subscript"/>
        </w:rPr>
        <w:t>n</w:t>
      </w:r>
      <w:r w:rsidRPr="005E1059">
        <w:rPr>
          <w:rFonts w:ascii="Times New Roman" w:eastAsia="Times New Roman" w:hAnsi="Times New Roman" w:cs="Times New Roman"/>
          <w:sz w:val="24"/>
          <w:szCs w:val="24"/>
        </w:rPr>
        <w:t xml:space="preserve">) </w:t>
      </w:r>
    </w:p>
    <w:p w14:paraId="2463727E"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Point B (b</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b</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 b</w:t>
      </w:r>
      <w:r w:rsidRPr="005E1059">
        <w:rPr>
          <w:rFonts w:ascii="Times New Roman" w:eastAsia="Times New Roman" w:hAnsi="Times New Roman" w:cs="Times New Roman"/>
          <w:sz w:val="24"/>
          <w:szCs w:val="24"/>
          <w:vertAlign w:val="subscript"/>
        </w:rPr>
        <w:t>3</w:t>
      </w:r>
      <w:r w:rsidRPr="005E1059">
        <w:rPr>
          <w:rFonts w:ascii="Times New Roman" w:eastAsia="Times New Roman" w:hAnsi="Times New Roman" w:cs="Times New Roman"/>
          <w:sz w:val="24"/>
          <w:szCs w:val="24"/>
        </w:rPr>
        <w:t>, …, b</w:t>
      </w:r>
      <w:r w:rsidRPr="005E1059">
        <w:rPr>
          <w:rFonts w:ascii="Times New Roman" w:eastAsia="Times New Roman" w:hAnsi="Times New Roman" w:cs="Times New Roman"/>
          <w:sz w:val="24"/>
          <w:szCs w:val="24"/>
          <w:vertAlign w:val="subscript"/>
        </w:rPr>
        <w:t>n</w:t>
      </w:r>
      <w:r w:rsidRPr="005E1059">
        <w:rPr>
          <w:rFonts w:ascii="Times New Roman" w:eastAsia="Times New Roman" w:hAnsi="Times New Roman" w:cs="Times New Roman"/>
          <w:sz w:val="24"/>
          <w:szCs w:val="24"/>
        </w:rPr>
        <w:t>)</w:t>
      </w:r>
    </w:p>
    <w:p w14:paraId="162C2311"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d (A, B) = </w:t>
      </w:r>
      <m:oMath>
        <m:rad>
          <m:radPr>
            <m:degHide m:val="1"/>
            <m:ctrlPr>
              <w:rPr>
                <w:rFonts w:ascii="Cambria Math" w:eastAsia="Times New Roman" w:hAnsi="Cambria Math" w:cs="Calibri"/>
                <w:sz w:val="24"/>
                <w:szCs w:val="24"/>
              </w:rPr>
            </m:ctrlPr>
          </m:radPr>
          <m:deg/>
          <m:e>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Times New Roman"/>
                    <w:sz w:val="24"/>
                    <w:szCs w:val="24"/>
                    <w:vertAlign w:val="subscript"/>
                  </w:rPr>
                  <m:t>1</m:t>
                </m:r>
                <m:r>
                  <w:rPr>
                    <w:rFonts w:ascii="Cambria Math" w:eastAsia="Times New Roman" w:hAnsi="Cambria Math" w:cs="Cambria Math"/>
                    <w:sz w:val="24"/>
                    <w:szCs w:val="24"/>
                  </w:rPr>
                  <m:t>-</m:t>
                </m:r>
                <m:r>
                  <w:rPr>
                    <w:rFonts w:ascii="Cambria Math" w:eastAsia="Times New Roman" w:hAnsi="Cambria Math" w:cs="Calibri"/>
                    <w:sz w:val="24"/>
                    <w:szCs w:val="24"/>
                  </w:rPr>
                  <m:t>b1)</m:t>
                </m:r>
              </m:e>
              <m:sup>
                <m:r>
                  <m:rPr>
                    <m:sty m:val="p"/>
                  </m:rPr>
                  <w:rPr>
                    <w:rFonts w:ascii="Cambria Math" w:eastAsia="Times New Roman" w:hAnsi="Cambria Math" w:cs="Cambria Math"/>
                    <w:sz w:val="24"/>
                    <w:szCs w:val="24"/>
                  </w:rPr>
                  <m:t>2</m:t>
                </m:r>
              </m:sup>
            </m:sSup>
            <m:r>
              <w:rPr>
                <w:rFonts w:ascii="Cambria Math" w:eastAsia="Times New Roman" w:hAnsi="Cambria Math" w:cs="Calibri"/>
                <w:sz w:val="24"/>
                <w:szCs w:val="24"/>
              </w:rPr>
              <m:t>+</m:t>
            </m:r>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(a2-</m:t>
                </m:r>
                <m:r>
                  <w:rPr>
                    <w:rFonts w:ascii="Cambria Math" w:eastAsia="Times New Roman" w:hAnsi="Cambria Math" w:cs="Calibri"/>
                    <w:sz w:val="24"/>
                    <w:szCs w:val="24"/>
                  </w:rPr>
                  <m:t>b2)</m:t>
                </m:r>
              </m:e>
              <m:sup>
                <m:r>
                  <m:rPr>
                    <m:sty m:val="p"/>
                  </m:rPr>
                  <w:rPr>
                    <w:rFonts w:ascii="Cambria Math" w:eastAsia="Times New Roman" w:hAnsi="Cambria Math" w:cs="Cambria Math"/>
                    <w:sz w:val="24"/>
                    <w:szCs w:val="24"/>
                  </w:rPr>
                  <m:t>2</m:t>
                </m:r>
              </m:sup>
            </m:sSup>
            <m:r>
              <w:rPr>
                <w:rFonts w:ascii="Cambria Math" w:eastAsia="Times New Roman" w:hAnsi="Cambria Math" w:cs="Calibri"/>
                <w:sz w:val="24"/>
                <w:szCs w:val="24"/>
              </w:rPr>
              <m:t>+…+</m:t>
            </m:r>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(an-</m:t>
                </m:r>
                <m:r>
                  <w:rPr>
                    <w:rFonts w:ascii="Cambria Math" w:eastAsia="Times New Roman" w:hAnsi="Cambria Math" w:cs="Calibri"/>
                    <w:sz w:val="24"/>
                    <w:szCs w:val="24"/>
                  </w:rPr>
                  <m:t>bn)</m:t>
                </m:r>
              </m:e>
              <m:sup>
                <m:r>
                  <m:rPr>
                    <m:sty m:val="p"/>
                  </m:rPr>
                  <w:rPr>
                    <w:rFonts w:ascii="Cambria Math" w:eastAsia="Times New Roman" w:hAnsi="Cambria Math" w:cs="Cambria Math"/>
                    <w:sz w:val="24"/>
                    <w:szCs w:val="24"/>
                  </w:rPr>
                  <m:t>2</m:t>
                </m:r>
              </m:sup>
            </m:sSup>
          </m:e>
        </m:rad>
      </m:oMath>
      <w:r w:rsidRPr="005E1059">
        <w:rPr>
          <w:rFonts w:ascii="Calibri" w:eastAsia="Times New Roman" w:hAnsi="Calibri" w:cs="Calibri"/>
          <w:sz w:val="24"/>
          <w:szCs w:val="24"/>
        </w:rPr>
        <w:t xml:space="preserve"> </w:t>
      </w:r>
    </w:p>
    <w:p w14:paraId="364A0E1B" w14:textId="77777777" w:rsidR="00BA3934" w:rsidRPr="005E1059" w:rsidRDefault="00BA3934" w:rsidP="00BA3934">
      <w:pPr>
        <w:rPr>
          <w:rFonts w:ascii="Times New Roman" w:eastAsia="Times New Roman" w:hAnsi="Times New Roman" w:cs="Times New Roman"/>
        </w:rPr>
      </w:pPr>
    </w:p>
    <w:p w14:paraId="520BEDDC"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Pearson Correlation Coefficient</w:t>
      </w:r>
    </w:p>
    <w:p w14:paraId="2EB0F8C6"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The Pearson correlation coefficient is a statistical measure that indicates the strength and direction of the linear relationship between two variables. The Pearson correlation coefficient ranges from -1 to 1, with </w:t>
      </w:r>
    </w:p>
    <w:p w14:paraId="56449454"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-1 indicating a perfect negative correlation, 0 indicating no correlation, and 1 indicating a perfect positive correlation. The formula of calculating Pearson Correlation coefficient is:</w:t>
      </w:r>
    </w:p>
    <w:p w14:paraId="1FFB3089"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0281BF55" w14:textId="77777777" w:rsidR="00BA3934" w:rsidRPr="005E1059" w:rsidRDefault="00BA3934" w:rsidP="00BA3934">
      <w:pPr>
        <w:pStyle w:val="ListParagraph"/>
        <w:spacing w:after="0"/>
        <w:ind w:left="2880"/>
        <w:rPr>
          <w:rFonts w:ascii="Calibri" w:eastAsia="Times New Roman" w:hAnsi="Calibri" w:cs="Calibri"/>
          <w:sz w:val="24"/>
          <w:szCs w:val="24"/>
        </w:rPr>
      </w:pPr>
      <m:oMathPara>
        <m:oMath>
          <m:r>
            <w:rPr>
              <w:rFonts w:ascii="Cambria Math" w:eastAsia="Times New Roman" w:hAnsi="Cambria Math" w:cs="Cambria Math"/>
              <w:sz w:val="24"/>
              <w:szCs w:val="24"/>
            </w:rPr>
            <m:t>r</m:t>
          </m:r>
          <m:r>
            <m:rPr>
              <m:sty m:val="p"/>
            </m:rPr>
            <w:rPr>
              <w:rFonts w:ascii="Cambria Math" w:eastAsia="Times New Roman" w:hAnsi="Cambria Math" w:cs="Cambria Math"/>
              <w:sz w:val="24"/>
              <w:szCs w:val="24"/>
            </w:rPr>
            <m:t>=</m:t>
          </m:r>
          <m:f>
            <m:fPr>
              <m:ctrlPr>
                <w:rPr>
                  <w:rFonts w:ascii="Cambria Math" w:eastAsia="Times New Roman" w:hAnsi="Cambria Math" w:cs="Calibri"/>
                  <w:sz w:val="24"/>
                  <w:szCs w:val="24"/>
                </w:rPr>
              </m:ctrlPr>
            </m:fPr>
            <m:num>
              <m:r>
                <m:rPr>
                  <m:sty m:val="p"/>
                </m:rPr>
                <w:rPr>
                  <w:rFonts w:ascii="Cambria Math" w:eastAsia="Times New Roman" w:hAnsi="Cambria Math" w:cs="Times New Roman"/>
                  <w:sz w:val="24"/>
                  <w:szCs w:val="24"/>
                </w:rPr>
                <m:t>Σ</m:t>
              </m:r>
              <m:r>
                <m:rPr>
                  <m:sty m:val="p"/>
                </m:rPr>
                <w:rPr>
                  <w:rFonts w:ascii="Cambria Math" w:eastAsia="SimSun" w:hAnsi="Cambria Math" w:cs="SimSun" w:hint="eastAsia"/>
                  <w:sz w:val="24"/>
                  <w:szCs w:val="24"/>
                </w:rPr>
                <m:t>（</m:t>
              </m:r>
              <m:d>
                <m:dPr>
                  <m:ctrlPr>
                    <w:rPr>
                      <w:rFonts w:ascii="Cambria Math" w:eastAsia="Times New Roman" w:hAnsi="Cambria Math" w:cs="Cambria Math"/>
                      <w:i/>
                      <w:sz w:val="24"/>
                      <w:szCs w:val="24"/>
                    </w:rPr>
                  </m:ctrlPr>
                </m:dPr>
                <m:e>
                  <m:r>
                    <w:rPr>
                      <w:rFonts w:ascii="Cambria Math" w:eastAsia="Times New Roman" w:hAnsi="Cambria Math" w:cs="Cambria Math"/>
                      <w:sz w:val="24"/>
                      <w:szCs w:val="24"/>
                    </w:rPr>
                    <m:t>x-</m:t>
                  </m:r>
                  <m:acc>
                    <m:accPr>
                      <m:chr m:val="̄"/>
                      <m:ctrlPr>
                        <w:rPr>
                          <w:rFonts w:ascii="Cambria Math" w:eastAsia="Times New Roman" w:hAnsi="Cambria Math" w:cs="Calibri"/>
                          <w:i/>
                          <w:sz w:val="24"/>
                          <w:szCs w:val="24"/>
                        </w:rPr>
                      </m:ctrlPr>
                    </m:accPr>
                    <m:e>
                      <m:r>
                        <w:rPr>
                          <w:rFonts w:ascii="Cambria Math" w:eastAsia="Times New Roman" w:hAnsi="Cambria Math" w:cs="Calibri"/>
                          <w:sz w:val="24"/>
                          <w:szCs w:val="24"/>
                        </w:rPr>
                        <m:t>x</m:t>
                      </m:r>
                      <m:ctrlPr>
                        <w:rPr>
                          <w:rFonts w:ascii="Cambria Math" w:eastAsia="Times New Roman" w:hAnsi="Cambria Math" w:cs="Cambria Math"/>
                          <w:i/>
                          <w:sz w:val="24"/>
                          <w:szCs w:val="24"/>
                        </w:rPr>
                      </m:ctrlPr>
                    </m:e>
                  </m:acc>
                  <m:ctrlPr>
                    <w:rPr>
                      <w:rFonts w:ascii="Cambria Math" w:eastAsia="Times New Roman" w:hAnsi="Cambria Math" w:cs="Calibri"/>
                      <w:i/>
                      <w:sz w:val="24"/>
                      <w:szCs w:val="24"/>
                    </w:rPr>
                  </m:ctrlPr>
                </m:e>
              </m:d>
              <m:r>
                <w:rPr>
                  <w:rFonts w:ascii="Cambria Math" w:eastAsia="Times New Roman" w:hAnsi="Cambria Math" w:cs="Cambria Math"/>
                  <w:sz w:val="24"/>
                  <w:szCs w:val="24"/>
                </w:rPr>
                <m:t xml:space="preserve">* </m:t>
              </m:r>
              <m:d>
                <m:dPr>
                  <m:ctrlPr>
                    <w:rPr>
                      <w:rFonts w:ascii="Cambria Math" w:eastAsia="Times New Roman" w:hAnsi="Cambria Math" w:cs="Cambria Math"/>
                      <w:i/>
                      <w:sz w:val="24"/>
                      <w:szCs w:val="24"/>
                    </w:rPr>
                  </m:ctrlPr>
                </m:dPr>
                <m:e>
                  <m:r>
                    <w:rPr>
                      <w:rFonts w:ascii="Cambria Math" w:hAnsi="Cambria Math" w:cs="Cambria Math" w:hint="eastAsia"/>
                      <w:sz w:val="24"/>
                      <w:szCs w:val="24"/>
                    </w:rPr>
                    <m:t>y</m:t>
                  </m:r>
                  <m:r>
                    <w:rPr>
                      <w:rFonts w:ascii="Cambria Math" w:eastAsia="Times New Roman" w:hAnsi="Cambria Math" w:cs="Cambria Math"/>
                      <w:sz w:val="24"/>
                      <w:szCs w:val="24"/>
                    </w:rPr>
                    <m:t>-</m:t>
                  </m:r>
                  <m:acc>
                    <m:accPr>
                      <m:chr m:val="̄"/>
                      <m:ctrlPr>
                        <w:rPr>
                          <w:rFonts w:ascii="Cambria Math" w:eastAsia="Times New Roman" w:hAnsi="Cambria Math" w:cs="Calibri"/>
                          <w:i/>
                          <w:sz w:val="24"/>
                          <w:szCs w:val="24"/>
                        </w:rPr>
                      </m:ctrlPr>
                    </m:accPr>
                    <m:e>
                      <m:r>
                        <w:rPr>
                          <w:rFonts w:ascii="Cambria Math" w:hAnsi="Cambria Math" w:cs="Calibri" w:hint="eastAsia"/>
                          <w:sz w:val="24"/>
                          <w:szCs w:val="24"/>
                        </w:rPr>
                        <m:t>y</m:t>
                      </m:r>
                      <m:ctrlPr>
                        <w:rPr>
                          <w:rFonts w:ascii="Cambria Math" w:eastAsia="Times New Roman" w:hAnsi="Cambria Math" w:cs="Cambria Math"/>
                          <w:i/>
                          <w:sz w:val="24"/>
                          <w:szCs w:val="24"/>
                        </w:rPr>
                      </m:ctrlPr>
                    </m:e>
                  </m:acc>
                  <m:ctrlPr>
                    <w:rPr>
                      <w:rFonts w:ascii="Cambria Math" w:eastAsia="Times New Roman" w:hAnsi="Cambria Math" w:cs="Calibri"/>
                      <w:i/>
                      <w:sz w:val="24"/>
                      <w:szCs w:val="24"/>
                    </w:rPr>
                  </m:ctrlPr>
                </m:e>
              </m:d>
              <m:r>
                <m:rPr>
                  <m:sty m:val="p"/>
                </m:rPr>
                <w:rPr>
                  <w:rFonts w:ascii="Cambria Math" w:hAnsi="Cambria Math" w:cs="Times New Roman" w:hint="eastAsia"/>
                  <w:sz w:val="24"/>
                  <w:szCs w:val="24"/>
                </w:rPr>
                <m:t>）</m:t>
              </m:r>
            </m:num>
            <m:den>
              <m:rad>
                <m:radPr>
                  <m:degHide m:val="1"/>
                  <m:ctrlPr>
                    <w:rPr>
                      <w:rFonts w:ascii="Cambria Math" w:eastAsia="Times New Roman" w:hAnsi="Cambria Math" w:cs="Calibri"/>
                      <w:sz w:val="24"/>
                      <w:szCs w:val="24"/>
                    </w:rPr>
                  </m:ctrlPr>
                </m:radPr>
                <m:deg/>
                <m:e>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(x-</m:t>
                      </m:r>
                      <m:acc>
                        <m:accPr>
                          <m:chr m:val="̄"/>
                          <m:ctrlPr>
                            <w:rPr>
                              <w:rFonts w:ascii="Cambria Math" w:eastAsia="Times New Roman" w:hAnsi="Cambria Math" w:cs="Calibri"/>
                              <w:i/>
                              <w:sz w:val="24"/>
                              <w:szCs w:val="24"/>
                            </w:rPr>
                          </m:ctrlPr>
                        </m:accPr>
                        <m:e>
                          <m:r>
                            <w:rPr>
                              <w:rFonts w:ascii="Cambria Math" w:eastAsia="Times New Roman" w:hAnsi="Cambria Math" w:cs="Calibri"/>
                              <w:sz w:val="24"/>
                              <w:szCs w:val="24"/>
                            </w:rPr>
                            <m:t>x</m:t>
                          </m:r>
                          <m:ctrlPr>
                            <w:rPr>
                              <w:rFonts w:ascii="Cambria Math" w:eastAsia="Times New Roman" w:hAnsi="Cambria Math" w:cs="Cambria Math"/>
                              <w:i/>
                              <w:sz w:val="24"/>
                              <w:szCs w:val="24"/>
                            </w:rPr>
                          </m:ctrlPr>
                        </m:e>
                      </m:acc>
                      <m:r>
                        <w:rPr>
                          <w:rFonts w:ascii="Cambria Math" w:eastAsia="Times New Roman" w:hAnsi="Cambria Math" w:cs="Calibri"/>
                          <w:sz w:val="24"/>
                          <w:szCs w:val="24"/>
                        </w:rPr>
                        <m:t>)</m:t>
                      </m:r>
                    </m:e>
                    <m:sup>
                      <m:r>
                        <m:rPr>
                          <m:sty m:val="p"/>
                        </m:rPr>
                        <w:rPr>
                          <w:rFonts w:ascii="Cambria Math" w:eastAsia="Times New Roman" w:hAnsi="Cambria Math" w:cs="Cambria Math"/>
                          <w:sz w:val="24"/>
                          <w:szCs w:val="24"/>
                        </w:rPr>
                        <m:t>2</m:t>
                      </m:r>
                    </m:sup>
                  </m:sSup>
                </m:e>
              </m:rad>
              <m:r>
                <w:rPr>
                  <w:rFonts w:ascii="Cambria Math" w:eastAsia="Times New Roman" w:hAnsi="Cambria Math" w:cs="Calibri"/>
                  <w:sz w:val="24"/>
                  <w:szCs w:val="24"/>
                </w:rPr>
                <m:t xml:space="preserve">* </m:t>
              </m:r>
              <m:rad>
                <m:radPr>
                  <m:degHide m:val="1"/>
                  <m:ctrlPr>
                    <w:rPr>
                      <w:rFonts w:ascii="Cambria Math" w:eastAsia="Times New Roman" w:hAnsi="Cambria Math" w:cs="Calibri"/>
                      <w:sz w:val="24"/>
                      <w:szCs w:val="24"/>
                    </w:rPr>
                  </m:ctrlPr>
                </m:radPr>
                <m:deg/>
                <m:e>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(y-</m:t>
                      </m:r>
                      <m:acc>
                        <m:accPr>
                          <m:chr m:val="̄"/>
                          <m:ctrlPr>
                            <w:rPr>
                              <w:rFonts w:ascii="Cambria Math" w:eastAsia="Times New Roman" w:hAnsi="Cambria Math" w:cs="Calibri"/>
                              <w:i/>
                              <w:sz w:val="24"/>
                              <w:szCs w:val="24"/>
                            </w:rPr>
                          </m:ctrlPr>
                        </m:accPr>
                        <m:e>
                          <m:r>
                            <w:rPr>
                              <w:rFonts w:ascii="Cambria Math" w:eastAsia="Times New Roman" w:hAnsi="Cambria Math" w:cs="Calibri"/>
                              <w:sz w:val="24"/>
                              <w:szCs w:val="24"/>
                            </w:rPr>
                            <m:t>y</m:t>
                          </m:r>
                          <m:ctrlPr>
                            <w:rPr>
                              <w:rFonts w:ascii="Cambria Math" w:eastAsia="Times New Roman" w:hAnsi="Cambria Math" w:cs="Cambria Math"/>
                              <w:i/>
                              <w:sz w:val="24"/>
                              <w:szCs w:val="24"/>
                            </w:rPr>
                          </m:ctrlPr>
                        </m:e>
                      </m:acc>
                      <m:r>
                        <w:rPr>
                          <w:rFonts w:ascii="Cambria Math" w:eastAsia="Times New Roman" w:hAnsi="Cambria Math" w:cs="Calibri"/>
                          <w:sz w:val="24"/>
                          <w:szCs w:val="24"/>
                        </w:rPr>
                        <m:t>)</m:t>
                      </m:r>
                    </m:e>
                    <m:sup>
                      <m:r>
                        <m:rPr>
                          <m:sty m:val="p"/>
                        </m:rPr>
                        <w:rPr>
                          <w:rFonts w:ascii="Cambria Math" w:eastAsia="Times New Roman" w:hAnsi="Cambria Math" w:cs="Cambria Math"/>
                          <w:sz w:val="24"/>
                          <w:szCs w:val="24"/>
                        </w:rPr>
                        <m:t>2</m:t>
                      </m:r>
                    </m:sup>
                  </m:sSup>
                </m:e>
              </m:rad>
            </m:den>
          </m:f>
        </m:oMath>
      </m:oMathPara>
    </w:p>
    <w:p w14:paraId="4695BEE6" w14:textId="77777777" w:rsidR="00BA3934" w:rsidRPr="005E1059" w:rsidRDefault="00BA3934" w:rsidP="00BA3934">
      <w:pPr>
        <w:rPr>
          <w:rFonts w:ascii="Times New Roman" w:eastAsia="Times New Roman" w:hAnsi="Times New Roman" w:cs="Times New Roman"/>
        </w:rPr>
      </w:pPr>
    </w:p>
    <w:p w14:paraId="79C95F09"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where r is the Pearson correlation coefficient, </w:t>
      </w:r>
    </w:p>
    <w:p w14:paraId="3D4FD92D"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          x and y are the two variables being correlated,</w:t>
      </w:r>
    </w:p>
    <w:p w14:paraId="3B4B6565"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          x</w:t>
      </w:r>
      <w:r w:rsidRPr="005E1059">
        <w:rPr>
          <w:rFonts w:ascii="Calibri" w:eastAsia="Times New Roman" w:hAnsi="Calibri" w:cs="Calibri"/>
          <w:sz w:val="24"/>
          <w:szCs w:val="24"/>
        </w:rPr>
        <w:t>̄</w:t>
      </w:r>
      <w:r w:rsidRPr="005E1059">
        <w:rPr>
          <w:rFonts w:ascii="Times New Roman" w:eastAsia="Times New Roman" w:hAnsi="Times New Roman" w:cs="Times New Roman"/>
          <w:sz w:val="24"/>
          <w:szCs w:val="24"/>
        </w:rPr>
        <w:t xml:space="preserve"> and y</w:t>
      </w:r>
      <w:r w:rsidRPr="005E1059">
        <w:rPr>
          <w:rFonts w:ascii="Calibri" w:eastAsia="Times New Roman" w:hAnsi="Calibri" w:cs="Calibri"/>
          <w:sz w:val="24"/>
          <w:szCs w:val="24"/>
        </w:rPr>
        <w:t>̄</w:t>
      </w:r>
      <w:r w:rsidRPr="005E1059">
        <w:rPr>
          <w:rFonts w:ascii="Times New Roman" w:eastAsia="Times New Roman" w:hAnsi="Times New Roman" w:cs="Times New Roman"/>
          <w:sz w:val="24"/>
          <w:szCs w:val="24"/>
        </w:rPr>
        <w:t xml:space="preserve"> are the mean of x and y</w:t>
      </w:r>
    </w:p>
    <w:p w14:paraId="567DA98F"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2DDEB2EF"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53834873"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Cosine similarity is a measure of similarity between two non-zero vectors in a high-dimensional space. It measures the cosine of the angle between the two vectors and ranges from -1 to 1, with 1 indicating that the two vectors are pointing in the same direction (i.e. identical), </w:t>
      </w:r>
    </w:p>
    <w:p w14:paraId="6E7F4482"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0 indicating that the vector are orthogonal (i.e. completely dissimilar), and -1 indicating that the two vectors are pointing in opposite directions (i.e. negatively correlated). The formula of calculating cosine similarity is:</w:t>
      </w:r>
    </w:p>
    <w:p w14:paraId="23741C2D"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m:oMathPara>
        <m:oMath>
          <m:r>
            <w:rPr>
              <w:rFonts w:ascii="Cambria Math" w:eastAsia="Times New Roman" w:hAnsi="Cambria Math" w:cs="Cambria Math"/>
              <w:sz w:val="24"/>
              <w:szCs w:val="24"/>
            </w:rPr>
            <m:t xml:space="preserve">cosine similarity of </m:t>
          </m:r>
          <m:d>
            <m:dPr>
              <m:ctrlPr>
                <w:rPr>
                  <w:rFonts w:ascii="Cambria Math" w:eastAsia="Times New Roman" w:hAnsi="Cambria Math" w:cs="Cambria Math"/>
                  <w:i/>
                  <w:sz w:val="24"/>
                  <w:szCs w:val="24"/>
                </w:rPr>
              </m:ctrlPr>
            </m:dPr>
            <m:e>
              <m:r>
                <w:rPr>
                  <w:rFonts w:ascii="Cambria Math" w:eastAsia="Times New Roman" w:hAnsi="Cambria Math" w:cs="Cambria Math"/>
                  <w:sz w:val="24"/>
                  <w:szCs w:val="24"/>
                </w:rPr>
                <m:t>x, y</m:t>
              </m:r>
            </m:e>
          </m:d>
          <m:r>
            <m:rPr>
              <m:sty m:val="p"/>
            </m:rPr>
            <w:rPr>
              <w:rFonts w:ascii="Cambria Math" w:eastAsia="Times New Roman" w:hAnsi="Cambria Math" w:cs="Cambria Math"/>
              <w:sz w:val="24"/>
              <w:szCs w:val="24"/>
            </w:rPr>
            <m:t>=</m:t>
          </m:r>
          <m:f>
            <m:fPr>
              <m:ctrlPr>
                <w:rPr>
                  <w:rFonts w:ascii="Cambria Math" w:eastAsia="Times New Roman" w:hAnsi="Cambria Math" w:cs="Calibri"/>
                  <w:sz w:val="24"/>
                  <w:szCs w:val="24"/>
                </w:rPr>
              </m:ctrlPr>
            </m:fPr>
            <m:num>
              <m:r>
                <w:rPr>
                  <w:rFonts w:ascii="Cambria Math" w:eastAsia="Times New Roman" w:hAnsi="Cambria Math" w:cs="Cambria Math"/>
                  <w:sz w:val="24"/>
                  <w:szCs w:val="24"/>
                </w:rPr>
                <m:t>(x. y)</m:t>
              </m:r>
            </m:num>
            <m:den>
              <m:d>
                <m:dPr>
                  <m:begChr m:val="|"/>
                  <m:endChr m:val="|"/>
                  <m:ctrlPr>
                    <w:rPr>
                      <w:rFonts w:ascii="Cambria Math" w:eastAsia="Times New Roman" w:hAnsi="Cambria Math" w:cs="Calibri"/>
                      <w:i/>
                      <w:sz w:val="24"/>
                      <w:szCs w:val="24"/>
                    </w:rPr>
                  </m:ctrlPr>
                </m:dPr>
                <m:e>
                  <m:d>
                    <m:dPr>
                      <m:begChr m:val="|"/>
                      <m:endChr m:val="|"/>
                      <m:ctrlPr>
                        <w:rPr>
                          <w:rFonts w:ascii="Cambria Math" w:eastAsia="Times New Roman" w:hAnsi="Cambria Math" w:cs="Calibri"/>
                          <w:i/>
                          <w:sz w:val="24"/>
                          <w:szCs w:val="24"/>
                        </w:rPr>
                      </m:ctrlPr>
                    </m:dPr>
                    <m:e>
                      <m:r>
                        <w:rPr>
                          <w:rFonts w:ascii="Cambria Math" w:eastAsia="Times New Roman" w:hAnsi="Cambria Math" w:cs="Calibri"/>
                          <w:sz w:val="24"/>
                          <w:szCs w:val="24"/>
                        </w:rPr>
                        <m:t>x</m:t>
                      </m:r>
                    </m:e>
                  </m:d>
                </m:e>
              </m:d>
              <m:r>
                <w:rPr>
                  <w:rFonts w:ascii="Cambria Math" w:eastAsia="Times New Roman" w:hAnsi="Cambria Math" w:cs="Calibri"/>
                  <w:sz w:val="24"/>
                  <w:szCs w:val="24"/>
                </w:rPr>
                <m:t>*|</m:t>
              </m:r>
              <m:d>
                <m:dPr>
                  <m:begChr m:val="|"/>
                  <m:endChr m:val="|"/>
                  <m:ctrlPr>
                    <w:rPr>
                      <w:rFonts w:ascii="Cambria Math" w:eastAsia="Times New Roman" w:hAnsi="Cambria Math" w:cs="Calibri"/>
                      <w:i/>
                      <w:sz w:val="24"/>
                      <w:szCs w:val="24"/>
                    </w:rPr>
                  </m:ctrlPr>
                </m:dPr>
                <m:e>
                  <m:r>
                    <w:rPr>
                      <w:rFonts w:ascii="Cambria Math" w:eastAsia="Times New Roman" w:hAnsi="Cambria Math" w:cs="Calibri"/>
                      <w:sz w:val="24"/>
                      <w:szCs w:val="24"/>
                    </w:rPr>
                    <m:t>y</m:t>
                  </m:r>
                </m:e>
              </m:d>
              <m:r>
                <w:rPr>
                  <w:rFonts w:ascii="Cambria Math" w:eastAsia="Times New Roman" w:hAnsi="Cambria Math" w:cs="Calibri"/>
                  <w:sz w:val="24"/>
                  <w:szCs w:val="24"/>
                </w:rPr>
                <m:t>|</m:t>
              </m:r>
            </m:den>
          </m:f>
        </m:oMath>
      </m:oMathPara>
    </w:p>
    <w:p w14:paraId="3869A205"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where (</w:t>
      </w:r>
      <w:proofErr w:type="spellStart"/>
      <w:r w:rsidRPr="005E1059">
        <w:rPr>
          <w:rFonts w:ascii="Times New Roman" w:eastAsia="Times New Roman" w:hAnsi="Times New Roman" w:cs="Times New Roman"/>
          <w:sz w:val="24"/>
          <w:szCs w:val="24"/>
        </w:rPr>
        <w:t>x.y</w:t>
      </w:r>
      <w:proofErr w:type="spellEnd"/>
      <w:r w:rsidRPr="005E1059">
        <w:rPr>
          <w:rFonts w:ascii="Times New Roman" w:eastAsia="Times New Roman" w:hAnsi="Times New Roman" w:cs="Times New Roman"/>
          <w:sz w:val="24"/>
          <w:szCs w:val="24"/>
        </w:rPr>
        <w:t xml:space="preserve">) represents the dot product of the two vectors, which are </w:t>
      </w:r>
    </w:p>
    <w:p w14:paraId="47797215"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x</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y</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+x</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y</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w:t>
      </w:r>
      <w:proofErr w:type="spellStart"/>
      <w:r w:rsidRPr="005E1059">
        <w:rPr>
          <w:rFonts w:ascii="Times New Roman" w:eastAsia="Times New Roman" w:hAnsi="Times New Roman" w:cs="Times New Roman"/>
          <w:sz w:val="24"/>
          <w:szCs w:val="24"/>
        </w:rPr>
        <w:t>x</w:t>
      </w:r>
      <w:r w:rsidRPr="005E1059">
        <w:rPr>
          <w:rFonts w:ascii="Times New Roman" w:eastAsia="Times New Roman" w:hAnsi="Times New Roman" w:cs="Times New Roman"/>
          <w:sz w:val="24"/>
          <w:szCs w:val="24"/>
          <w:vertAlign w:val="subscript"/>
        </w:rPr>
        <w:t>n</w:t>
      </w:r>
      <w:proofErr w:type="spellEnd"/>
      <w:r w:rsidRPr="005E1059">
        <w:rPr>
          <w:rFonts w:ascii="Times New Roman" w:eastAsia="Times New Roman" w:hAnsi="Times New Roman" w:cs="Times New Roman"/>
          <w:sz w:val="24"/>
          <w:szCs w:val="24"/>
        </w:rPr>
        <w:t>*</w:t>
      </w:r>
      <w:proofErr w:type="spellStart"/>
      <w:r w:rsidRPr="005E1059">
        <w:rPr>
          <w:rFonts w:ascii="Times New Roman" w:eastAsia="Times New Roman" w:hAnsi="Times New Roman" w:cs="Times New Roman"/>
          <w:sz w:val="24"/>
          <w:szCs w:val="24"/>
        </w:rPr>
        <w:t>y</w:t>
      </w:r>
      <w:r w:rsidRPr="005E1059">
        <w:rPr>
          <w:rFonts w:ascii="Times New Roman" w:eastAsia="Times New Roman" w:hAnsi="Times New Roman" w:cs="Times New Roman"/>
          <w:sz w:val="24"/>
          <w:szCs w:val="24"/>
          <w:vertAlign w:val="subscript"/>
        </w:rPr>
        <w:t>n</w:t>
      </w:r>
      <w:proofErr w:type="spellEnd"/>
    </w:p>
    <w:p w14:paraId="191A686C"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           ||x||, ||y|| represent their Euclidean norms (i.e. magnitudes), which are </w:t>
      </w:r>
      <m:oMath>
        <m:rad>
          <m:radPr>
            <m:degHide m:val="1"/>
            <m:ctrlPr>
              <w:rPr>
                <w:rFonts w:ascii="Cambria Math" w:eastAsia="Times New Roman" w:hAnsi="Cambria Math" w:cs="Calibri"/>
                <w:sz w:val="24"/>
                <w:szCs w:val="24"/>
              </w:rPr>
            </m:ctrlPr>
          </m:radPr>
          <m:deg/>
          <m:e>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x</m:t>
                </m:r>
                <m:r>
                  <w:rPr>
                    <w:rFonts w:ascii="Cambria Math" w:eastAsia="Times New Roman" w:hAnsi="Cambria Math" w:cs="Calibri"/>
                    <w:sz w:val="24"/>
                    <w:szCs w:val="24"/>
                  </w:rPr>
                  <m:t>1</m:t>
                </m:r>
              </m:e>
              <m:sup>
                <m:r>
                  <m:rPr>
                    <m:sty m:val="p"/>
                  </m:rPr>
                  <w:rPr>
                    <w:rFonts w:ascii="Cambria Math" w:eastAsia="Times New Roman" w:hAnsi="Cambria Math" w:cs="Cambria Math"/>
                    <w:sz w:val="24"/>
                    <w:szCs w:val="24"/>
                  </w:rPr>
                  <m:t>2</m:t>
                </m:r>
              </m:sup>
            </m:sSup>
            <m:r>
              <w:rPr>
                <w:rFonts w:ascii="Cambria Math" w:eastAsia="Times New Roman" w:hAnsi="Cambria Math" w:cs="Calibri"/>
                <w:sz w:val="24"/>
                <w:szCs w:val="24"/>
              </w:rPr>
              <m:t>+</m:t>
            </m:r>
            <m:sSup>
              <m:sSupPr>
                <m:ctrlPr>
                  <w:rPr>
                    <w:rFonts w:ascii="Cambria Math" w:eastAsia="Times New Roman" w:hAnsi="Cambria Math" w:cs="Calibri"/>
                    <w:sz w:val="24"/>
                    <w:szCs w:val="24"/>
                  </w:rPr>
                </m:ctrlPr>
              </m:sSupPr>
              <m:e>
                <m:r>
                  <w:rPr>
                    <w:rFonts w:ascii="Cambria Math" w:eastAsia="Times New Roman" w:hAnsi="Cambria Math" w:cs="Calibri"/>
                    <w:sz w:val="24"/>
                    <w:szCs w:val="24"/>
                  </w:rPr>
                  <m:t>x2</m:t>
                </m:r>
              </m:e>
              <m:sup>
                <m:r>
                  <m:rPr>
                    <m:sty m:val="p"/>
                  </m:rPr>
                  <w:rPr>
                    <w:rFonts w:ascii="Cambria Math" w:eastAsia="Times New Roman" w:hAnsi="Cambria Math" w:cs="Cambria Math"/>
                    <w:sz w:val="24"/>
                    <w:szCs w:val="24"/>
                  </w:rPr>
                  <m:t>2</m:t>
                </m:r>
              </m:sup>
            </m:sSup>
            <m:r>
              <w:rPr>
                <w:rFonts w:ascii="Cambria Math" w:eastAsia="Times New Roman" w:hAnsi="Cambria Math" w:cs="Calibri"/>
                <w:sz w:val="24"/>
                <w:szCs w:val="24"/>
              </w:rPr>
              <m:t>+…+</m:t>
            </m:r>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xn</m:t>
                </m:r>
              </m:e>
              <m:sup>
                <m:r>
                  <m:rPr>
                    <m:sty m:val="p"/>
                  </m:rPr>
                  <w:rPr>
                    <w:rFonts w:ascii="Cambria Math" w:eastAsia="Times New Roman" w:hAnsi="Cambria Math" w:cs="Cambria Math"/>
                    <w:sz w:val="24"/>
                    <w:szCs w:val="24"/>
                  </w:rPr>
                  <m:t>2</m:t>
                </m:r>
              </m:sup>
            </m:sSup>
          </m:e>
        </m:rad>
      </m:oMath>
      <w:r w:rsidRPr="005E1059">
        <w:rPr>
          <w:rFonts w:ascii="Times New Roman" w:eastAsia="Times New Roman" w:hAnsi="Times New Roman" w:cs="Times New Roman"/>
          <w:sz w:val="24"/>
          <w:szCs w:val="24"/>
        </w:rPr>
        <w:t xml:space="preserve"> and </w:t>
      </w:r>
      <m:oMath>
        <m:rad>
          <m:radPr>
            <m:degHide m:val="1"/>
            <m:ctrlPr>
              <w:rPr>
                <w:rFonts w:ascii="Cambria Math" w:eastAsia="Times New Roman" w:hAnsi="Cambria Math" w:cs="Calibri"/>
                <w:sz w:val="24"/>
                <w:szCs w:val="24"/>
              </w:rPr>
            </m:ctrlPr>
          </m:radPr>
          <m:deg/>
          <m:e>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y</m:t>
                </m:r>
                <m:r>
                  <w:rPr>
                    <w:rFonts w:ascii="Cambria Math" w:eastAsia="Times New Roman" w:hAnsi="Cambria Math" w:cs="Calibri"/>
                    <w:sz w:val="24"/>
                    <w:szCs w:val="24"/>
                  </w:rPr>
                  <m:t>1</m:t>
                </m:r>
              </m:e>
              <m:sup>
                <m:r>
                  <m:rPr>
                    <m:sty m:val="p"/>
                  </m:rPr>
                  <w:rPr>
                    <w:rFonts w:ascii="Cambria Math" w:eastAsia="Times New Roman" w:hAnsi="Cambria Math" w:cs="Cambria Math"/>
                    <w:sz w:val="24"/>
                    <w:szCs w:val="24"/>
                  </w:rPr>
                  <m:t>2</m:t>
                </m:r>
              </m:sup>
            </m:sSup>
            <m:r>
              <w:rPr>
                <w:rFonts w:ascii="Cambria Math" w:eastAsia="Times New Roman" w:hAnsi="Cambria Math" w:cs="Calibri"/>
                <w:sz w:val="24"/>
                <w:szCs w:val="24"/>
              </w:rPr>
              <m:t>+</m:t>
            </m:r>
            <m:sSup>
              <m:sSupPr>
                <m:ctrlPr>
                  <w:rPr>
                    <w:rFonts w:ascii="Cambria Math" w:eastAsia="Times New Roman" w:hAnsi="Cambria Math" w:cs="Calibri"/>
                    <w:sz w:val="24"/>
                    <w:szCs w:val="24"/>
                  </w:rPr>
                </m:ctrlPr>
              </m:sSupPr>
              <m:e>
                <m:r>
                  <w:rPr>
                    <w:rFonts w:ascii="Cambria Math" w:eastAsia="Times New Roman" w:hAnsi="Cambria Math" w:cs="Calibri"/>
                    <w:sz w:val="24"/>
                    <w:szCs w:val="24"/>
                  </w:rPr>
                  <m:t>y2</m:t>
                </m:r>
              </m:e>
              <m:sup>
                <m:r>
                  <m:rPr>
                    <m:sty m:val="p"/>
                  </m:rPr>
                  <w:rPr>
                    <w:rFonts w:ascii="Cambria Math" w:eastAsia="Times New Roman" w:hAnsi="Cambria Math" w:cs="Cambria Math"/>
                    <w:sz w:val="24"/>
                    <w:szCs w:val="24"/>
                  </w:rPr>
                  <m:t>2</m:t>
                </m:r>
              </m:sup>
            </m:sSup>
            <m:r>
              <w:rPr>
                <w:rFonts w:ascii="Cambria Math" w:eastAsia="Times New Roman" w:hAnsi="Cambria Math" w:cs="Calibri"/>
                <w:sz w:val="24"/>
                <w:szCs w:val="24"/>
              </w:rPr>
              <m:t>+…+</m:t>
            </m:r>
            <m:sSup>
              <m:sSupPr>
                <m:ctrlPr>
                  <w:rPr>
                    <w:rFonts w:ascii="Cambria Math" w:eastAsia="Times New Roman" w:hAnsi="Cambria Math" w:cs="Calibri"/>
                    <w:sz w:val="24"/>
                    <w:szCs w:val="24"/>
                  </w:rPr>
                </m:ctrlPr>
              </m:sSupPr>
              <m:e>
                <m:r>
                  <w:rPr>
                    <w:rFonts w:ascii="Cambria Math" w:eastAsia="Times New Roman" w:hAnsi="Cambria Math" w:cs="Cambria Math"/>
                    <w:sz w:val="24"/>
                    <w:szCs w:val="24"/>
                  </w:rPr>
                  <m:t>yn</m:t>
                </m:r>
              </m:e>
              <m:sup>
                <m:r>
                  <m:rPr>
                    <m:sty m:val="p"/>
                  </m:rPr>
                  <w:rPr>
                    <w:rFonts w:ascii="Cambria Math" w:eastAsia="Times New Roman" w:hAnsi="Cambria Math" w:cs="Cambria Math"/>
                    <w:sz w:val="24"/>
                    <w:szCs w:val="24"/>
                  </w:rPr>
                  <m:t>2</m:t>
                </m:r>
              </m:sup>
            </m:sSup>
          </m:e>
        </m:rad>
      </m:oMath>
    </w:p>
    <w:p w14:paraId="2524B414"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0C1D29A0"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Jaccard Similarity</w:t>
      </w:r>
    </w:p>
    <w:p w14:paraId="55D2A81B"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Jaccard similarity is a measure of similarity between two sets. It is defined as the size of the intersection of the sets divided by the size of the union of the sets. The formula of calculating </w:t>
      </w:r>
      <w:proofErr w:type="spellStart"/>
      <w:r w:rsidRPr="005E1059">
        <w:rPr>
          <w:rFonts w:ascii="Times New Roman" w:eastAsia="Times New Roman" w:hAnsi="Times New Roman" w:cs="Times New Roman"/>
          <w:sz w:val="24"/>
          <w:szCs w:val="24"/>
        </w:rPr>
        <w:t>jaccard</w:t>
      </w:r>
      <w:proofErr w:type="spellEnd"/>
      <w:r w:rsidRPr="005E1059">
        <w:rPr>
          <w:rFonts w:ascii="Times New Roman" w:eastAsia="Times New Roman" w:hAnsi="Times New Roman" w:cs="Times New Roman"/>
          <w:sz w:val="24"/>
          <w:szCs w:val="24"/>
        </w:rPr>
        <w:t xml:space="preserve"> similarity is:</w:t>
      </w:r>
    </w:p>
    <w:p w14:paraId="0D87EA81"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J(X,Y) = |X ∩ Y| / |X </w:t>
      </w:r>
      <w:r w:rsidRPr="005E1059">
        <w:rPr>
          <w:rFonts w:ascii="Cambria Math" w:eastAsia="Times New Roman" w:hAnsi="Cambria Math" w:cs="Cambria Math"/>
          <w:sz w:val="24"/>
          <w:szCs w:val="24"/>
        </w:rPr>
        <w:t>∪</w:t>
      </w:r>
      <w:r w:rsidRPr="005E1059">
        <w:rPr>
          <w:rFonts w:ascii="Times New Roman" w:eastAsia="Times New Roman" w:hAnsi="Times New Roman" w:cs="Times New Roman"/>
          <w:sz w:val="24"/>
          <w:szCs w:val="24"/>
        </w:rPr>
        <w:t xml:space="preserve"> Y|</w:t>
      </w:r>
    </w:p>
    <w:p w14:paraId="323C1069" w14:textId="77777777" w:rsidR="00BA3934" w:rsidRPr="00951489" w:rsidRDefault="00BA3934" w:rsidP="00BA3934">
      <w:pPr>
        <w:rPr>
          <w:rFonts w:ascii="Times New Roman" w:eastAsia="Times New Roman" w:hAnsi="Times New Roman" w:cs="Times New Roman"/>
        </w:rPr>
      </w:pPr>
    </w:p>
    <w:p w14:paraId="454E52CD" w14:textId="77777777" w:rsidR="00BA3934" w:rsidRDefault="00BA3934" w:rsidP="00BA3934">
      <w:pPr>
        <w:rPr>
          <w:rFonts w:ascii="Times New Roman" w:eastAsia="Times New Roman" w:hAnsi="Times New Roman" w:cs="Times New Roman"/>
          <w:b/>
          <w:bCs/>
          <w:color w:val="70AD47"/>
        </w:rPr>
      </w:pPr>
      <w:r>
        <w:rPr>
          <w:rFonts w:ascii="Times New Roman" w:eastAsia="Times New Roman" w:hAnsi="Times New Roman" w:cs="Times New Roman"/>
          <w:b/>
          <w:bCs/>
          <w:color w:val="70AD47"/>
        </w:rPr>
        <w:t xml:space="preserve">Deliverable 2: Modeling Assumptions </w:t>
      </w:r>
    </w:p>
    <w:p w14:paraId="68CB6753" w14:textId="77777777" w:rsidR="00BA3934" w:rsidRPr="00674E34" w:rsidRDefault="00BA3934" w:rsidP="00BA3934">
      <w:pPr>
        <w:pStyle w:val="ListParagraph"/>
        <w:spacing w:after="0"/>
        <w:rPr>
          <w:rFonts w:ascii="Times New Roman" w:eastAsia="Times New Roman" w:hAnsi="Times New Roman" w:cs="Times New Roman"/>
        </w:rPr>
      </w:pPr>
    </w:p>
    <w:p w14:paraId="5E47C7B9"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Content-based filtering method</w:t>
      </w:r>
    </w:p>
    <w:p w14:paraId="02C5E59E"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7D0696F7" w14:textId="77777777" w:rsidR="00BA3934" w:rsidRPr="005E1059" w:rsidRDefault="00BA3934" w:rsidP="00BA3934">
      <w:pPr>
        <w:pStyle w:val="ListParagraph"/>
        <w:numPr>
          <w:ilvl w:val="1"/>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Prediction Regression Models</w:t>
      </w:r>
    </w:p>
    <w:p w14:paraId="00DA8742"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5A83AD64"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Simple Linear Regression Model</w:t>
      </w:r>
    </w:p>
    <w:p w14:paraId="089FBAF0"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model assumes that the relationship between dependent variable and independent variables is linear, meaning that a change in the value of one variable is associated with a proportional change in the value of the other variable; Specifically, assumptions are:</w:t>
      </w:r>
    </w:p>
    <w:p w14:paraId="72D32D73"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Linearity: The relationship between the dependent variable and the independent variables is linear.</w:t>
      </w:r>
    </w:p>
    <w:p w14:paraId="2A8391AF"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Independence: The observations in the dataset are independent of each other.</w:t>
      </w:r>
    </w:p>
    <w:p w14:paraId="1478B8A0"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Homoscedasticity: The variance of the errors (the difference between the predicted values and the actual values) is constant across all levels of the independent variables.</w:t>
      </w:r>
    </w:p>
    <w:p w14:paraId="764F81A0"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Normality: The errors are normally distributed.</w:t>
      </w:r>
    </w:p>
    <w:p w14:paraId="632CDD78"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No multicollinearity: There is no perfect linear relationship between any of the independent variables.</w:t>
      </w:r>
    </w:p>
    <w:p w14:paraId="4B3938A8"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6D3F6CBB" w14:textId="77777777" w:rsidR="00BA3934" w:rsidRPr="005E1059" w:rsidRDefault="00BA3934" w:rsidP="00BA3934">
      <w:pPr>
        <w:pStyle w:val="ListParagraph"/>
        <w:numPr>
          <w:ilvl w:val="1"/>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Linear Regression Model with Interactions</w:t>
      </w:r>
    </w:p>
    <w:p w14:paraId="353B2AC2" w14:textId="77777777" w:rsidR="00BA3934" w:rsidRPr="005E1059" w:rsidRDefault="00BA3934" w:rsidP="00BA3934">
      <w:pPr>
        <w:pStyle w:val="ListParagraph"/>
        <w:numPr>
          <w:ilvl w:val="2"/>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Apart from what have been described above for linear regression model,  there is an interaction between the independent variables. This means that the effect of one independent variable on the dependent variable depends on the level of another independent variable. </w:t>
      </w:r>
    </w:p>
    <w:p w14:paraId="39E432D0" w14:textId="77777777" w:rsidR="00BA3934" w:rsidRPr="005E1059" w:rsidRDefault="00BA3934" w:rsidP="00BA3934">
      <w:pPr>
        <w:rPr>
          <w:rFonts w:ascii="Times New Roman" w:eastAsia="Times New Roman" w:hAnsi="Times New Roman" w:cs="Times New Roman"/>
        </w:rPr>
      </w:pPr>
    </w:p>
    <w:p w14:paraId="027E2358"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Stepwise Model</w:t>
      </w:r>
    </w:p>
    <w:p w14:paraId="3C1E88E9"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The stepwise model selects the most important attributes to include in a regression model. The basic idea is to start with a full model containing all potential attributes, then to iteratively remove or add attributes based on their significance or contribution to the model. Stepwise model still includes the assumptions which were covered in the above for the simple regression model. </w:t>
      </w:r>
    </w:p>
    <w:p w14:paraId="7A773759"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Additionally, stepwise model can be sensitive to the sample size. Consequently, it is important to have a large enough sample size to ensure reliable estimates of the regression coefficients and to avoid overfitting the model.</w:t>
      </w:r>
    </w:p>
    <w:p w14:paraId="4A9346F8"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0F1678D4"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Decision Tree Model</w:t>
      </w:r>
    </w:p>
    <w:p w14:paraId="6C262399"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Feature independence: the features used in the decision tree should be independent of each other. That is, they should not be correlated with each other, as this can lead to problems with overfitting and bias in the resulting model.</w:t>
      </w:r>
    </w:p>
    <w:p w14:paraId="0E30827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Data quality: the quality of data used to train the decision tree should be good, with minimal missing or erroneous data. Decision trees can be sensitive to noisy or outlier data, so it is important to preprocess the data appropriately.</w:t>
      </w:r>
    </w:p>
    <w:p w14:paraId="7609FFFF"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Splitting criterion: the criterion used to select the best feature to split the data should be appropriate for the problem at hand.</w:t>
      </w:r>
    </w:p>
    <w:p w14:paraId="78AEC1A2"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Three depth: the depth of the decision tree should be appropriate for the complexity of the problem. If the tree is too deep, it may overfit the data and fail to generalize well to new data. If the tree is too shallow, it may underfit the data and miss important patterns or relationships.</w:t>
      </w:r>
    </w:p>
    <w:p w14:paraId="6347688C"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Sampling: when working with large datasets, it can be useful to use a subset of the data to train each node of the decision tree. This can help to reduce overfitting and improve the accuracy of the resulting model.</w:t>
      </w:r>
    </w:p>
    <w:p w14:paraId="4582B713"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42B6232D"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Random Forest Model</w:t>
      </w:r>
    </w:p>
    <w:p w14:paraId="607055EE"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As mentioned above, random forest is an extension of the decision tree algorithm by using multiple decision trees to improve the accuracy and stability of the model.</w:t>
      </w:r>
    </w:p>
    <w:p w14:paraId="509D6A7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Apart from the assumptions of decision tree model, it has an additional assumption of the number of trees. The number of trees should be sufficient to achieve good performance, but not so large as to be computationally expensive or to overfit the data. There is often a trade-off between model complexity and accuracy, which can be addressed through cross-validation and other methods.</w:t>
      </w:r>
    </w:p>
    <w:p w14:paraId="420A63B9"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23A079CA"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Neural Network Model </w:t>
      </w:r>
    </w:p>
    <w:p w14:paraId="5E6CFC1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Large data sets: neural networks can require a large amount of data to train effectively. This is especially true for deep neural networks, which have many layers of neurons and parameters. It is important to have enough data to avoid overfitting and to achieve good generalization performance.</w:t>
      </w:r>
    </w:p>
    <w:p w14:paraId="16100A06"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Quality data: the data should be representative of the problem being solved, with minimal missing or erroneous data.</w:t>
      </w:r>
    </w:p>
    <w:p w14:paraId="005D51D7"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Activation functions: neural networks rely on activation functions to introduce nonlinearity into the model. Since my problem involves predicting the streaming time based on audio features, I can use a neural network model with a single output neuron that has a linear activation function in the output layer.</w:t>
      </w:r>
    </w:p>
    <w:p w14:paraId="1719476D"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Network architecture: this includes the number of layers, the number of neurons in each layer, and the type of connections between the layers. Choosing the right architecture can be a complex process that requires experimentation and tuning.</w:t>
      </w:r>
    </w:p>
    <w:p w14:paraId="3FD5DB6B"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Initialization: the initial values of the weights and biases in the neural network can have a significant impact on the performance of the model. It is important to choose appropriate initialization values to avoid getting stuck in local optima during training.</w:t>
      </w:r>
    </w:p>
    <w:p w14:paraId="0A4F7045"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Regularization: neural networks can be prone to overfitting, especially for large and complex models. Regularization techniques, such as dropout, weight decay, or early stopping, can be used to mitigate this problem and improve generalization performance.</w:t>
      </w:r>
    </w:p>
    <w:p w14:paraId="2492CF4D" w14:textId="77777777" w:rsidR="00BA3934" w:rsidRPr="005E1059" w:rsidRDefault="00BA3934" w:rsidP="00BA3934">
      <w:pPr>
        <w:rPr>
          <w:rFonts w:ascii="Times New Roman" w:eastAsia="Times New Roman" w:hAnsi="Times New Roman" w:cs="Times New Roman"/>
          <w:color w:val="000000"/>
        </w:rPr>
      </w:pPr>
    </w:p>
    <w:p w14:paraId="2F277459"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Collaborative filtering method</w:t>
      </w:r>
    </w:p>
    <w:p w14:paraId="17A736BA"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04EB407C" w14:textId="77777777" w:rsidR="00BA3934" w:rsidRPr="005E1059" w:rsidRDefault="00BA3934" w:rsidP="00BA3934">
      <w:pPr>
        <w:pStyle w:val="ListParagraph"/>
        <w:numPr>
          <w:ilvl w:val="0"/>
          <w:numId w:val="2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Similarity Metrics</w:t>
      </w:r>
    </w:p>
    <w:p w14:paraId="50159064"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665120C5"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51631A9B"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Euclidean space: the data points lie in a Euclidean space, where the distance between two points is the straight-line distance between them. This is a fundamental assumption of the metric, and if the </w:t>
      </w:r>
      <w:r w:rsidRPr="005E1059">
        <w:rPr>
          <w:rFonts w:ascii="Times New Roman" w:eastAsia="Times New Roman" w:hAnsi="Times New Roman" w:cs="Times New Roman"/>
          <w:sz w:val="24"/>
          <w:szCs w:val="24"/>
        </w:rPr>
        <w:lastRenderedPageBreak/>
        <w:t xml:space="preserve">data points do not lie in a Euclidean space, the metric may not be appropriate. </w:t>
      </w:r>
    </w:p>
    <w:p w14:paraId="62007B82"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Continuous variables: the variables used to compute the distance are continuous. If the variables are categorical or ordinal, or if they are measured on different scales, the metric may not be appropriate. In my case, audio features are continuous.</w:t>
      </w:r>
    </w:p>
    <w:p w14:paraId="478F03D7"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Independence: the variables used to compute the distance are independent of each other. If the variables are highly correlated or dependent, the metric may not be appropriate. </w:t>
      </w:r>
    </w:p>
    <w:p w14:paraId="5493323C"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Linear relationships: the Euclidean distance metric assumes that the relationships between the variables are linear. If the relationships are nonlinear, the metric may not be appropriate.  </w:t>
      </w:r>
    </w:p>
    <w:p w14:paraId="2DFB0D8D"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Scale: the Euclidean distance metric is sensitive to the scale of the variables, and if the variables are measured on different scales, the metric may be biased towards the variables with larger scales. Therefore, it is often necessary to standardize the variables before using the Euclidean distance metric.</w:t>
      </w:r>
    </w:p>
    <w:p w14:paraId="1343A754"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2576F179"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Pearson Correlation Coefficient</w:t>
      </w:r>
    </w:p>
    <w:p w14:paraId="5F1A6C06"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Linearity: the Pearson correlation coefficient assumes that the relationship between the two variables is linear. If the relationship is nonlinear, the correlation coefficient may not be appropriate.</w:t>
      </w:r>
    </w:p>
    <w:p w14:paraId="13AEFD72"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Normality: the Pearson correlation coefficient assumes that the two variables are normally distributed. If the variables are not normally distributed, the correlation coefficient may not be appropriate.</w:t>
      </w:r>
    </w:p>
    <w:p w14:paraId="3B3DBB0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Homoscedasticity: the Pearson correlation coefficient assumes that the variances of the two variables are equal. If the variances are unequal, the correlation coefficient may be biased.</w:t>
      </w:r>
    </w:p>
    <w:p w14:paraId="4A3CF9B9"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Independence: the Pearson correlation coefficient assumes that the two variables are independent of each other. If the variables are dependent or have a cause-and-effect relationship, the correlation coefficient may not be appropriate.</w:t>
      </w:r>
    </w:p>
    <w:p w14:paraId="2045038D"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Outliers: the Pearson correlation coefficient is sensitive to outliers, which can have a strong influence on the correlation coefficient. Therefore, it is important to check for outliers and to consider their impact on the correlation coefficient.</w:t>
      </w:r>
    </w:p>
    <w:p w14:paraId="12A60DCB" w14:textId="77777777" w:rsidR="00BA3934" w:rsidRPr="005E1059" w:rsidRDefault="00BA3934" w:rsidP="00BA3934">
      <w:pPr>
        <w:rPr>
          <w:rFonts w:ascii="Times New Roman" w:eastAsia="Times New Roman" w:hAnsi="Times New Roman" w:cs="Times New Roman"/>
        </w:rPr>
      </w:pPr>
    </w:p>
    <w:p w14:paraId="076BE8DC"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51D0F7AB"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Vector representation: two objects being compared are represented as vectors in a high-dimensional space. This is a fundamental assumption of the similarity measure, and if the objects cannot be represented as vectors, the similarity measure may not be appropriate.</w:t>
      </w:r>
    </w:p>
    <w:p w14:paraId="58BA3A5B"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Positive values: the values in the vectors are non-negative. If the values can be negative, the similarity measure may be biased or inappropriate.</w:t>
      </w:r>
    </w:p>
    <w:p w14:paraId="7B5D89B9"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No zero-norm vectors: the vectors being compared are not zero-norm vectors, that is, they are not vectors with all entries equal to zero. If the vectors are zero-norm vectors, the cosine similarity may not be well-defined.</w:t>
      </w:r>
    </w:p>
    <w:p w14:paraId="4E798826"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Scale invariance: the cosine similarity is scale-invariant, meaning that it is insensitive to the magnitude or scale of the vectors. This can be an advantage in some applications, but it can also be a disadvantage if the magnitude or scale of the vectors is important for the problem being addressed.</w:t>
      </w:r>
    </w:p>
    <w:p w14:paraId="27690315" w14:textId="77777777" w:rsidR="00BA3934" w:rsidRDefault="00BA3934" w:rsidP="00BA3934">
      <w:pPr>
        <w:rPr>
          <w:rFonts w:ascii="Times New Roman" w:eastAsia="Times New Roman" w:hAnsi="Times New Roman" w:cs="Times New Roman"/>
          <w:b/>
          <w:bCs/>
          <w:color w:val="70AD47"/>
        </w:rPr>
      </w:pPr>
    </w:p>
    <w:p w14:paraId="02A7F7FA"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3</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Defined Modeling Techniques</w:t>
      </w:r>
      <w:r w:rsidRPr="00C61B13">
        <w:rPr>
          <w:rFonts w:ascii="Times New Roman" w:eastAsia="Times New Roman" w:hAnsi="Times New Roman" w:cs="Times New Roman"/>
          <w:b/>
          <w:bCs/>
          <w:color w:val="70AD47"/>
        </w:rPr>
        <w:t> </w:t>
      </w:r>
    </w:p>
    <w:p w14:paraId="00E0DFE8" w14:textId="77777777" w:rsidR="00BA3934" w:rsidRDefault="00BA3934" w:rsidP="00BA3934">
      <w:pPr>
        <w:rPr>
          <w:rFonts w:ascii="Times New Roman" w:eastAsia="Times New Roman" w:hAnsi="Times New Roman" w:cs="Times New Roman"/>
        </w:rPr>
      </w:pPr>
    </w:p>
    <w:p w14:paraId="4DFA6F98" w14:textId="77777777" w:rsidR="00BA3934" w:rsidRPr="005E1059" w:rsidRDefault="00BA3934" w:rsidP="00BA3934">
      <w:pPr>
        <w:rPr>
          <w:rFonts w:ascii="Times New Roman" w:eastAsia="Times New Roman" w:hAnsi="Times New Roman" w:cs="Times New Roman"/>
        </w:rPr>
      </w:pPr>
      <w:r w:rsidRPr="005E1059">
        <w:rPr>
          <w:rFonts w:ascii="Times New Roman" w:eastAsia="Times New Roman" w:hAnsi="Times New Roman" w:cs="Times New Roman"/>
        </w:rPr>
        <w:t>There are many different modeling techniques, from which I need to determine which ones are the best for my project business goal – exploring the behind algorithm of Spotify recommendation system and optimizing the recommendation system to benefit Spotify users.</w:t>
      </w:r>
    </w:p>
    <w:p w14:paraId="1B98006B" w14:textId="77777777" w:rsidR="00BA3934" w:rsidRPr="005E1059" w:rsidRDefault="00BA3934" w:rsidP="00BA3934">
      <w:pPr>
        <w:rPr>
          <w:rFonts w:ascii="Times New Roman" w:eastAsia="Times New Roman" w:hAnsi="Times New Roman" w:cs="Times New Roman"/>
        </w:rPr>
      </w:pPr>
    </w:p>
    <w:p w14:paraId="3154C650"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Content-based filtering method</w:t>
      </w:r>
    </w:p>
    <w:p w14:paraId="1C48C2CE"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2E662736" w14:textId="77777777" w:rsidR="00BA3934" w:rsidRPr="005E1059" w:rsidRDefault="00BA3934" w:rsidP="00BA3934">
      <w:pPr>
        <w:pStyle w:val="ListParagraph"/>
        <w:numPr>
          <w:ilvl w:val="0"/>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For this method, my data mining goal is to find the optimal prediction model based on the audio features of the tracks.</w:t>
      </w:r>
    </w:p>
    <w:p w14:paraId="1FFB1C4F"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7F79C66E" w14:textId="77777777" w:rsidR="00BA3934" w:rsidRPr="005E1059" w:rsidRDefault="00BA3934" w:rsidP="00BA3934">
      <w:pPr>
        <w:pStyle w:val="ListParagraph"/>
        <w:numPr>
          <w:ilvl w:val="0"/>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This should be based on supervised learning algorithm. All the 12 audio features (i.e. danceability, energy, key, loudness, mode,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w:t>
      </w:r>
      <w:proofErr w:type="spellStart"/>
      <w:r w:rsidRPr="005E1059">
        <w:rPr>
          <w:rFonts w:ascii="Times New Roman" w:eastAsia="Times New Roman" w:hAnsi="Times New Roman" w:cs="Times New Roman"/>
          <w:sz w:val="24"/>
          <w:szCs w:val="24"/>
        </w:rPr>
        <w:t>acousticness</w:t>
      </w:r>
      <w:proofErr w:type="spellEnd"/>
      <w:r w:rsidRPr="005E1059">
        <w:rPr>
          <w:rFonts w:ascii="Times New Roman" w:eastAsia="Times New Roman" w:hAnsi="Times New Roman" w:cs="Times New Roman"/>
          <w:sz w:val="24"/>
          <w:szCs w:val="24"/>
        </w:rPr>
        <w:t xml:space="preserve">,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liveness, valence, tempo) are the independent variables (i.e. x variables) and </w:t>
      </w:r>
      <w:proofErr w:type="spellStart"/>
      <w:r w:rsidRPr="005E1059">
        <w:rPr>
          <w:rFonts w:ascii="Times New Roman" w:eastAsia="Times New Roman" w:hAnsi="Times New Roman" w:cs="Times New Roman"/>
          <w:sz w:val="24"/>
          <w:szCs w:val="24"/>
        </w:rPr>
        <w:t>msPlayed</w:t>
      </w:r>
      <w:proofErr w:type="spellEnd"/>
      <w:r w:rsidRPr="005E1059">
        <w:rPr>
          <w:rFonts w:ascii="Times New Roman" w:eastAsia="Times New Roman" w:hAnsi="Times New Roman" w:cs="Times New Roman"/>
          <w:sz w:val="24"/>
          <w:szCs w:val="24"/>
        </w:rPr>
        <w:t xml:space="preserve"> is the dependent variable (i.e. y variable). I will build several prediction regression models and find the one with the least Root-mean-square-deviation (“RMSE”), which is a metric for evaluating the performance of regression models by measuring the difference between predicted values by a model and the actual observed values.</w:t>
      </w:r>
    </w:p>
    <w:p w14:paraId="7DBE71F4" w14:textId="77777777" w:rsidR="00BA3934" w:rsidRPr="005E1059" w:rsidRDefault="00BA3934" w:rsidP="00BA3934">
      <w:pPr>
        <w:rPr>
          <w:rFonts w:ascii="Times New Roman" w:eastAsia="Times New Roman" w:hAnsi="Times New Roman" w:cs="Times New Roman"/>
        </w:rPr>
      </w:pPr>
    </w:p>
    <w:p w14:paraId="0E26918F" w14:textId="77777777" w:rsidR="00BA3934" w:rsidRPr="005E1059" w:rsidRDefault="00BA3934" w:rsidP="00BA3934">
      <w:pPr>
        <w:pStyle w:val="ListParagraph"/>
        <w:numPr>
          <w:ilvl w:val="0"/>
          <w:numId w:val="2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following is a summarized table indicating my intentions to use the modeling technique based on each model’s definitions, descriptions and assumptions.</w:t>
      </w:r>
    </w:p>
    <w:p w14:paraId="78AACE6C" w14:textId="77777777" w:rsidR="00BA3934" w:rsidRPr="00EB5B62" w:rsidRDefault="00BA3934" w:rsidP="00BA3934">
      <w:pPr>
        <w:pStyle w:val="ListParagraph"/>
        <w:rPr>
          <w:rFonts w:ascii="Times New Roman" w:eastAsia="Times New Roman" w:hAnsi="Times New Roman" w:cs="Times New Roman"/>
        </w:rPr>
      </w:pPr>
    </w:p>
    <w:tbl>
      <w:tblPr>
        <w:tblStyle w:val="GridTable4-Accent6"/>
        <w:tblpPr w:leftFromText="180" w:rightFromText="180" w:vertAnchor="text" w:tblpX="1435" w:tblpY="1"/>
        <w:tblOverlap w:val="never"/>
        <w:tblW w:w="0" w:type="auto"/>
        <w:tblLook w:val="04A0" w:firstRow="1" w:lastRow="0" w:firstColumn="1" w:lastColumn="0" w:noHBand="0" w:noVBand="1"/>
      </w:tblPr>
      <w:tblGrid>
        <w:gridCol w:w="3240"/>
        <w:gridCol w:w="4675"/>
      </w:tblGrid>
      <w:tr w:rsidR="00BA3934" w14:paraId="62A52B78" w14:textId="77777777" w:rsidTr="005E10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240" w:type="dxa"/>
          </w:tcPr>
          <w:p w14:paraId="4BBDFD45" w14:textId="77777777" w:rsidR="00BA3934" w:rsidRPr="005E1059" w:rsidRDefault="00BA3934" w:rsidP="005E1059">
            <w:pPr>
              <w:pStyle w:val="ListParagraph"/>
              <w:ind w:left="0"/>
              <w:rPr>
                <w:rFonts w:ascii="Times New Roman" w:eastAsia="Times New Roman" w:hAnsi="Times New Roman" w:cs="Times New Roman"/>
                <w:i/>
                <w:iCs/>
              </w:rPr>
            </w:pPr>
            <w:r w:rsidRPr="005E1059">
              <w:rPr>
                <w:rFonts w:ascii="Times New Roman" w:eastAsia="Times New Roman" w:hAnsi="Times New Roman" w:cs="Times New Roman"/>
                <w:i/>
                <w:iCs/>
              </w:rPr>
              <w:t>Content-based filtering method</w:t>
            </w:r>
          </w:p>
        </w:tc>
        <w:tc>
          <w:tcPr>
            <w:tcW w:w="4675" w:type="dxa"/>
          </w:tcPr>
          <w:p w14:paraId="52AA199B" w14:textId="77777777" w:rsidR="00BA3934" w:rsidRPr="005E1059" w:rsidRDefault="00BA3934" w:rsidP="005E105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BA3934" w14:paraId="2E17890F" w14:textId="77777777" w:rsidTr="005E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75818477" w14:textId="77777777" w:rsidR="00BA3934" w:rsidRPr="005E1059" w:rsidRDefault="00BA3934" w:rsidP="005E1059">
            <w:pPr>
              <w:pStyle w:val="ListParagraph"/>
              <w:ind w:left="0"/>
              <w:rPr>
                <w:rFonts w:ascii="Times New Roman" w:eastAsia="Times New Roman" w:hAnsi="Times New Roman" w:cs="Times New Roman"/>
                <w:b w:val="0"/>
                <w:bCs w:val="0"/>
              </w:rPr>
            </w:pPr>
            <w:r w:rsidRPr="005E1059">
              <w:rPr>
                <w:rFonts w:ascii="Times New Roman" w:eastAsia="Times New Roman" w:hAnsi="Times New Roman" w:cs="Times New Roman"/>
                <w:b w:val="0"/>
                <w:bCs w:val="0"/>
              </w:rPr>
              <w:t>Simple Linear Regression Model</w:t>
            </w:r>
          </w:p>
        </w:tc>
        <w:tc>
          <w:tcPr>
            <w:tcW w:w="4675" w:type="dxa"/>
          </w:tcPr>
          <w:p w14:paraId="04C3BC53"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Simple Linear Regression Model is a fundamental and widely used model.</w:t>
            </w:r>
          </w:p>
          <w:p w14:paraId="641C6FA0"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p w14:paraId="31F34529"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The assumptions of this model align with my intuition, as there should be a linear relationship between the streaming time of a song and its audio features.</w:t>
            </w:r>
          </w:p>
          <w:p w14:paraId="5CB10F48"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p w14:paraId="0FA431BF"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plan using this modeling technique. It directly cor</w:t>
            </w:r>
            <w:r w:rsidRPr="005E1059">
              <w:rPr>
                <w:rFonts w:ascii="Times New Roman" w:eastAsia="Times New Roman" w:hAnsi="Times New Roman" w:cs="Times New Roman" w:hint="eastAsia"/>
                <w:sz w:val="22"/>
                <w:szCs w:val="22"/>
              </w:rPr>
              <w:t>relates</w:t>
            </w:r>
            <w:r w:rsidRPr="005E1059">
              <w:rPr>
                <w:rFonts w:ascii="Times New Roman" w:eastAsia="Times New Roman" w:hAnsi="Times New Roman" w:cs="Times New Roman"/>
                <w:sz w:val="22"/>
                <w:szCs w:val="22"/>
              </w:rPr>
              <w:t xml:space="preserve"> to my data mining goal.</w:t>
            </w:r>
          </w:p>
          <w:p w14:paraId="29153824"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BA3934" w14:paraId="2A68BCFD" w14:textId="77777777" w:rsidTr="005E1059">
        <w:tc>
          <w:tcPr>
            <w:cnfStyle w:val="001000000000" w:firstRow="0" w:lastRow="0" w:firstColumn="1" w:lastColumn="0" w:oddVBand="0" w:evenVBand="0" w:oddHBand="0" w:evenHBand="0" w:firstRowFirstColumn="0" w:firstRowLastColumn="0" w:lastRowFirstColumn="0" w:lastRowLastColumn="0"/>
            <w:tcW w:w="3240" w:type="dxa"/>
          </w:tcPr>
          <w:p w14:paraId="57F1BEF8" w14:textId="77777777" w:rsidR="00BA3934" w:rsidRPr="005E1059" w:rsidRDefault="00BA3934" w:rsidP="005E1059">
            <w:pPr>
              <w:rPr>
                <w:rFonts w:ascii="Times New Roman" w:eastAsia="Times New Roman" w:hAnsi="Times New Roman" w:cs="Times New Roman"/>
                <w:b w:val="0"/>
                <w:bCs w:val="0"/>
                <w:sz w:val="22"/>
                <w:szCs w:val="22"/>
              </w:rPr>
            </w:pPr>
          </w:p>
          <w:p w14:paraId="7038049C" w14:textId="77777777" w:rsidR="00BA3934" w:rsidRPr="005E1059" w:rsidRDefault="00BA3934" w:rsidP="005E1059">
            <w:pPr>
              <w:rPr>
                <w:rFonts w:ascii="Times New Roman" w:eastAsia="Times New Roman" w:hAnsi="Times New Roman" w:cs="Times New Roman"/>
                <w:b w:val="0"/>
                <w:bCs w:val="0"/>
                <w:sz w:val="22"/>
                <w:szCs w:val="22"/>
              </w:rPr>
            </w:pPr>
            <w:r w:rsidRPr="005E1059">
              <w:rPr>
                <w:rFonts w:ascii="Times New Roman" w:eastAsia="Times New Roman" w:hAnsi="Times New Roman" w:cs="Times New Roman"/>
                <w:b w:val="0"/>
                <w:bCs w:val="0"/>
                <w:sz w:val="22"/>
                <w:szCs w:val="22"/>
              </w:rPr>
              <w:lastRenderedPageBreak/>
              <w:t>Linear Regression Model with Interactions</w:t>
            </w:r>
          </w:p>
          <w:p w14:paraId="3015D0AE" w14:textId="77777777" w:rsidR="00BA3934" w:rsidRPr="005E1059" w:rsidRDefault="00BA3934" w:rsidP="005E1059">
            <w:pPr>
              <w:pStyle w:val="ListParagraph"/>
              <w:ind w:left="0"/>
              <w:rPr>
                <w:rFonts w:ascii="Times New Roman" w:eastAsia="Times New Roman" w:hAnsi="Times New Roman" w:cs="Times New Roman"/>
              </w:rPr>
            </w:pPr>
          </w:p>
        </w:tc>
        <w:tc>
          <w:tcPr>
            <w:tcW w:w="4675" w:type="dxa"/>
          </w:tcPr>
          <w:p w14:paraId="4FF36E5D"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lastRenderedPageBreak/>
              <w:t xml:space="preserve">Apart from the points made in the simple linear regression model, some of the audio features will </w:t>
            </w:r>
            <w:r w:rsidRPr="005E1059">
              <w:rPr>
                <w:rFonts w:ascii="Times New Roman" w:eastAsia="Times New Roman" w:hAnsi="Times New Roman" w:cs="Times New Roman"/>
                <w:sz w:val="22"/>
                <w:szCs w:val="22"/>
              </w:rPr>
              <w:lastRenderedPageBreak/>
              <w:t xml:space="preserve">be correlated. For instance, in most of the cases, a song with higher energy will have higher liveness. </w:t>
            </w:r>
          </w:p>
          <w:p w14:paraId="48DDC6BE"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p w14:paraId="7F1E4282"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plan using this modeling technique.</w:t>
            </w:r>
          </w:p>
          <w:p w14:paraId="46EA6D1D" w14:textId="77777777" w:rsidR="00BA3934" w:rsidRPr="005E1059" w:rsidRDefault="00BA3934" w:rsidP="005E105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BA3934" w14:paraId="4E9CC6F7" w14:textId="77777777" w:rsidTr="005E1059">
        <w:trPr>
          <w:cnfStyle w:val="000000100000" w:firstRow="0" w:lastRow="0" w:firstColumn="0" w:lastColumn="0" w:oddVBand="0" w:evenVBand="0" w:oddHBand="1" w:evenHBand="0" w:firstRowFirstColumn="0" w:firstRowLastColumn="0" w:lastRowFirstColumn="0" w:lastRowLastColumn="0"/>
          <w:trHeight w:val="215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0F270C61" w14:textId="77777777" w:rsidR="00BA3934" w:rsidRPr="005E1059" w:rsidRDefault="00BA3934" w:rsidP="005E1059">
            <w:pPr>
              <w:pStyle w:val="ListParagraph"/>
              <w:ind w:left="0"/>
              <w:rPr>
                <w:rFonts w:ascii="Times New Roman" w:eastAsia="Times New Roman" w:hAnsi="Times New Roman" w:cs="Times New Roman"/>
                <w:b w:val="0"/>
                <w:bCs w:val="0"/>
              </w:rPr>
            </w:pPr>
            <w:r w:rsidRPr="005E1059">
              <w:rPr>
                <w:rFonts w:ascii="Times New Roman" w:eastAsia="Times New Roman" w:hAnsi="Times New Roman" w:cs="Times New Roman"/>
                <w:b w:val="0"/>
                <w:bCs w:val="0"/>
              </w:rPr>
              <w:lastRenderedPageBreak/>
              <w:t>Stepwise Model</w:t>
            </w:r>
          </w:p>
        </w:tc>
        <w:tc>
          <w:tcPr>
            <w:tcW w:w="4675" w:type="dxa"/>
          </w:tcPr>
          <w:p w14:paraId="6812B03D"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plan using this modeling technique as I think it may be beneficial to use machine learning algorithms to determine which audio features and which interactions of audio features I should include instead of me manually figuring it out.</w:t>
            </w:r>
          </w:p>
          <w:p w14:paraId="30000D8C"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p w14:paraId="0D14713B" w14:textId="77777777" w:rsidR="00BA3934" w:rsidRPr="005E1059" w:rsidDel="001010CD" w:rsidRDefault="00BA3934" w:rsidP="005E1059">
            <w:pPr>
              <w:cnfStyle w:val="000000100000" w:firstRow="0" w:lastRow="0" w:firstColumn="0" w:lastColumn="0" w:oddVBand="0" w:evenVBand="0" w:oddHBand="1" w:evenHBand="0" w:firstRowFirstColumn="0" w:firstRowLastColumn="0" w:lastRowFirstColumn="0" w:lastRowLastColumn="0"/>
              <w:rPr>
                <w:del w:id="218" w:author="Lin, Madeline" w:date="2023-04-07T22:38:00Z"/>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 xml:space="preserve">The assumptions of this model also align with my above point. </w:t>
            </w:r>
          </w:p>
          <w:p w14:paraId="64488ED7"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pPr>
          </w:p>
        </w:tc>
      </w:tr>
      <w:tr w:rsidR="00BA3934" w14:paraId="4BDBC533" w14:textId="77777777" w:rsidTr="005E1059">
        <w:tc>
          <w:tcPr>
            <w:cnfStyle w:val="001000000000" w:firstRow="0" w:lastRow="0" w:firstColumn="1" w:lastColumn="0" w:oddVBand="0" w:evenVBand="0" w:oddHBand="0" w:evenHBand="0" w:firstRowFirstColumn="0" w:firstRowLastColumn="0" w:lastRowFirstColumn="0" w:lastRowLastColumn="0"/>
            <w:tcW w:w="3240" w:type="dxa"/>
            <w:vAlign w:val="center"/>
          </w:tcPr>
          <w:p w14:paraId="6F89CB0B" w14:textId="77777777" w:rsidR="00BA3934" w:rsidRPr="005E1059" w:rsidRDefault="00BA3934" w:rsidP="005E1059">
            <w:pPr>
              <w:rPr>
                <w:rFonts w:ascii="Times New Roman" w:eastAsia="Times New Roman" w:hAnsi="Times New Roman" w:cs="Times New Roman"/>
                <w:b w:val="0"/>
                <w:bCs w:val="0"/>
                <w:sz w:val="22"/>
                <w:szCs w:val="22"/>
              </w:rPr>
            </w:pPr>
            <w:r w:rsidRPr="005E1059">
              <w:rPr>
                <w:rFonts w:ascii="Times New Roman" w:eastAsia="Times New Roman" w:hAnsi="Times New Roman" w:cs="Times New Roman"/>
                <w:b w:val="0"/>
                <w:bCs w:val="0"/>
                <w:sz w:val="22"/>
                <w:szCs w:val="22"/>
              </w:rPr>
              <w:t>Decision Tree Model</w:t>
            </w:r>
          </w:p>
          <w:p w14:paraId="143F529F" w14:textId="77777777" w:rsidR="00BA3934" w:rsidRPr="005E1059" w:rsidRDefault="00BA3934" w:rsidP="005E1059">
            <w:pPr>
              <w:pStyle w:val="ListParagraph"/>
              <w:ind w:left="0"/>
              <w:rPr>
                <w:rFonts w:ascii="Times New Roman" w:eastAsia="Times New Roman" w:hAnsi="Times New Roman" w:cs="Times New Roman"/>
                <w:b w:val="0"/>
                <w:bCs w:val="0"/>
              </w:rPr>
            </w:pPr>
          </w:p>
        </w:tc>
        <w:tc>
          <w:tcPr>
            <w:tcW w:w="4675" w:type="dxa"/>
          </w:tcPr>
          <w:p w14:paraId="5C514758"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plan using this modeling technique to solve the numerical data. I would like to see how the decision tree model can help me predict the streams by creating a tree-like flowchart based on the audio features data. However, I will keep in mind that this model technique may not be the best option compared to regression model. For example, I think some of the assumptions may not be aligned. The audio features are not independent of each other.</w:t>
            </w:r>
          </w:p>
          <w:p w14:paraId="352AF3E7"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BA3934" w14:paraId="2B0BB659" w14:textId="77777777" w:rsidTr="005E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49291F07" w14:textId="77777777" w:rsidR="00BA3934" w:rsidRPr="005E1059" w:rsidRDefault="00BA3934" w:rsidP="005E1059">
            <w:pPr>
              <w:pStyle w:val="ListParagraph"/>
              <w:ind w:left="0"/>
              <w:rPr>
                <w:rFonts w:ascii="Times New Roman" w:eastAsia="Times New Roman" w:hAnsi="Times New Roman" w:cs="Times New Roman"/>
                <w:b w:val="0"/>
                <w:bCs w:val="0"/>
              </w:rPr>
            </w:pPr>
            <w:r w:rsidRPr="005E1059">
              <w:rPr>
                <w:rFonts w:ascii="Times New Roman" w:eastAsia="Times New Roman" w:hAnsi="Times New Roman" w:cs="Times New Roman"/>
                <w:b w:val="0"/>
                <w:bCs w:val="0"/>
              </w:rPr>
              <w:t>Random Forest Model</w:t>
            </w:r>
          </w:p>
        </w:tc>
        <w:tc>
          <w:tcPr>
            <w:tcW w:w="4675" w:type="dxa"/>
          </w:tcPr>
          <w:p w14:paraId="49981FCA"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As random forest model is an extension of the decision tree models, this may also not be the best choice.</w:t>
            </w:r>
          </w:p>
          <w:p w14:paraId="6C0876D3"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p w14:paraId="1BC372D1"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still plan using this modeling technique to solve the numerical data. While it is true that traditional decision tree models may not perform as well on numerical data compared to categorical data, random forest can handle both types of data effectively.</w:t>
            </w:r>
          </w:p>
          <w:p w14:paraId="341880A3"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BA3934" w14:paraId="1C6B9E06" w14:textId="77777777" w:rsidTr="005E1059">
        <w:trPr>
          <w:trHeight w:val="5840"/>
        </w:trPr>
        <w:tc>
          <w:tcPr>
            <w:cnfStyle w:val="001000000000" w:firstRow="0" w:lastRow="0" w:firstColumn="1" w:lastColumn="0" w:oddVBand="0" w:evenVBand="0" w:oddHBand="0" w:evenHBand="0" w:firstRowFirstColumn="0" w:firstRowLastColumn="0" w:lastRowFirstColumn="0" w:lastRowLastColumn="0"/>
            <w:tcW w:w="3240" w:type="dxa"/>
            <w:tcBorders>
              <w:bottom w:val="single" w:sz="4" w:space="0" w:color="70AD47" w:themeColor="accent6"/>
            </w:tcBorders>
            <w:vAlign w:val="center"/>
          </w:tcPr>
          <w:p w14:paraId="7B5F3298" w14:textId="77777777" w:rsidR="00BA3934" w:rsidRPr="005E1059" w:rsidRDefault="00BA3934" w:rsidP="005E1059">
            <w:pPr>
              <w:pStyle w:val="ListParagraph"/>
              <w:ind w:left="0"/>
              <w:rPr>
                <w:rFonts w:ascii="Times New Roman" w:eastAsia="Times New Roman" w:hAnsi="Times New Roman" w:cs="Times New Roman"/>
                <w:b w:val="0"/>
                <w:bCs w:val="0"/>
              </w:rPr>
            </w:pPr>
            <w:r w:rsidRPr="005E1059">
              <w:rPr>
                <w:rFonts w:ascii="Times New Roman" w:eastAsia="Times New Roman" w:hAnsi="Times New Roman" w:cs="Times New Roman"/>
                <w:b w:val="0"/>
                <w:bCs w:val="0"/>
              </w:rPr>
              <w:lastRenderedPageBreak/>
              <w:t>Neural Network Model</w:t>
            </w:r>
          </w:p>
        </w:tc>
        <w:tc>
          <w:tcPr>
            <w:tcW w:w="4675" w:type="dxa"/>
            <w:tcBorders>
              <w:bottom w:val="single" w:sz="4" w:space="0" w:color="70AD47" w:themeColor="accent6"/>
            </w:tcBorders>
          </w:tcPr>
          <w:p w14:paraId="0E24EF40"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 xml:space="preserve">I plan using this modeling technique. My intuition is that there probably will not be a linear relationship between the audio features and my preference/how much I like a song. I use the stream as the metric to measure my preference of a song as generally I will stream more if I like a song more. While it might be a subjunctive matter to tell what kinds of music I like, I agree that using machine learning algorithm of predicting streams through audio features is a good approach. </w:t>
            </w:r>
          </w:p>
          <w:p w14:paraId="39FB31CF"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p w14:paraId="74B29794"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 xml:space="preserve">Based on the Neural Network Model assumptions, it includes a number of layers where a number of neurons embedded within. Neural network model may be a good technique as it is a type of machine learning model that mimics the structure and function of a human brain. </w:t>
            </w:r>
          </w:p>
          <w:p w14:paraId="026E109D"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p w14:paraId="538016A6"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have never had an opportunity to know more about this modeling technique in my past data science projects. I would love to have a try this time.</w:t>
            </w:r>
          </w:p>
          <w:p w14:paraId="73F1C04F"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BA3934" w14:paraId="3C6F3D28" w14:textId="77777777" w:rsidTr="005E10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vAlign w:val="center"/>
          </w:tcPr>
          <w:p w14:paraId="679A0174" w14:textId="77777777" w:rsidR="00BA3934" w:rsidRPr="005E1059" w:rsidRDefault="00BA3934" w:rsidP="005E1059">
            <w:pPr>
              <w:rPr>
                <w:rFonts w:ascii="Times New Roman" w:eastAsia="Times New Roman" w:hAnsi="Times New Roman" w:cs="Times New Roman"/>
                <w:i/>
                <w:iCs/>
                <w:sz w:val="22"/>
                <w:szCs w:val="22"/>
              </w:rPr>
            </w:pPr>
            <w:r w:rsidRPr="005E1059">
              <w:rPr>
                <w:rFonts w:ascii="Times New Roman" w:eastAsia="Times New Roman" w:hAnsi="Times New Roman" w:cs="Times New Roman"/>
                <w:i/>
                <w:iCs/>
                <w:color w:val="FFFFFF" w:themeColor="background1"/>
                <w:sz w:val="22"/>
                <w:szCs w:val="22"/>
              </w:rPr>
              <w:t>Collaborative filtering method</w:t>
            </w:r>
          </w:p>
        </w:tc>
        <w:tc>
          <w:tcPr>
            <w:tcW w:w="467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p w14:paraId="1A369E9A"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BA3934" w14:paraId="24EF3458" w14:textId="77777777" w:rsidTr="005E1059">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bottom w:val="single" w:sz="4" w:space="0" w:color="70AD47" w:themeColor="accent6"/>
            </w:tcBorders>
            <w:vAlign w:val="center"/>
          </w:tcPr>
          <w:p w14:paraId="1289FEC0" w14:textId="77777777" w:rsidR="00BA3934" w:rsidRPr="005E1059" w:rsidRDefault="00BA3934" w:rsidP="005E1059">
            <w:pPr>
              <w:rPr>
                <w:rFonts w:ascii="Times New Roman" w:eastAsia="Times New Roman" w:hAnsi="Times New Roman" w:cs="Times New Roman"/>
                <w:b w:val="0"/>
                <w:bCs w:val="0"/>
                <w:sz w:val="22"/>
                <w:szCs w:val="22"/>
              </w:rPr>
            </w:pPr>
            <w:r w:rsidRPr="005E1059">
              <w:rPr>
                <w:rFonts w:ascii="Times New Roman" w:eastAsia="Times New Roman" w:hAnsi="Times New Roman" w:cs="Times New Roman"/>
                <w:b w:val="0"/>
                <w:bCs w:val="0"/>
                <w:sz w:val="22"/>
                <w:szCs w:val="22"/>
              </w:rPr>
              <w:t>Euclidean Distance</w:t>
            </w:r>
          </w:p>
          <w:p w14:paraId="52FECFB6" w14:textId="77777777" w:rsidR="00BA3934" w:rsidRPr="005E1059" w:rsidRDefault="00BA3934" w:rsidP="005E1059">
            <w:pPr>
              <w:rPr>
                <w:rFonts w:ascii="Times New Roman" w:eastAsia="Times New Roman" w:hAnsi="Times New Roman" w:cs="Times New Roman"/>
                <w:b w:val="0"/>
                <w:bCs w:val="0"/>
                <w:color w:val="000000"/>
                <w:sz w:val="22"/>
                <w:szCs w:val="22"/>
              </w:rPr>
            </w:pPr>
          </w:p>
        </w:tc>
        <w:tc>
          <w:tcPr>
            <w:tcW w:w="4675" w:type="dxa"/>
            <w:tcBorders>
              <w:top w:val="single" w:sz="4" w:space="0" w:color="70AD47" w:themeColor="accent6"/>
              <w:bottom w:val="single" w:sz="4" w:space="0" w:color="70AD47" w:themeColor="accent6"/>
            </w:tcBorders>
          </w:tcPr>
          <w:p w14:paraId="1473494B"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 xml:space="preserve">Based on my understanding, in my case, first, audio features of a track can are identified by a unique set of coordinates; thus they are in the Euclidean space. Second, audio features (apart from mode is binary) are continuous. Third, the target track and all tracks in Spotify </w:t>
            </w:r>
            <w:r w:rsidRPr="005E1059">
              <w:rPr>
                <w:rFonts w:ascii="Times New Roman" w:eastAsia="Times New Roman" w:hAnsi="Times New Roman" w:cs="Times New Roman"/>
                <w:sz w:val="22"/>
                <w:szCs w:val="22"/>
              </w:rPr>
              <w:softHyphen/>
              <w:t>are not highly correlated. Fourth, the relationships between variables should be linear. Audio features are quantified between 0 to 1 in general, but there are a few audio features (i.e. key, loudness, tempo) that are not the same scale as others, I might need to adjust. Overall, Euclidean space is an appropriate metric to use.</w:t>
            </w:r>
          </w:p>
          <w:p w14:paraId="25CF835C"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BA3934" w14:paraId="0299736D" w14:textId="77777777" w:rsidTr="005E1059">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bottom w:val="single" w:sz="4" w:space="0" w:color="70AD47" w:themeColor="accent6"/>
            </w:tcBorders>
            <w:vAlign w:val="center"/>
          </w:tcPr>
          <w:p w14:paraId="07B7D83B" w14:textId="77777777" w:rsidR="00BA3934" w:rsidRPr="005E1059" w:rsidRDefault="00BA3934" w:rsidP="005E1059">
            <w:pPr>
              <w:rPr>
                <w:rFonts w:ascii="Times New Roman" w:eastAsia="Times New Roman" w:hAnsi="Times New Roman" w:cs="Times New Roman"/>
                <w:b w:val="0"/>
                <w:bCs w:val="0"/>
                <w:sz w:val="22"/>
                <w:szCs w:val="22"/>
              </w:rPr>
            </w:pPr>
            <w:r w:rsidRPr="005E1059">
              <w:rPr>
                <w:rFonts w:ascii="Times New Roman" w:eastAsia="Times New Roman" w:hAnsi="Times New Roman" w:cs="Times New Roman"/>
                <w:b w:val="0"/>
                <w:bCs w:val="0"/>
                <w:sz w:val="22"/>
                <w:szCs w:val="22"/>
              </w:rPr>
              <w:t>Pearson Correlation Coefficient</w:t>
            </w:r>
          </w:p>
          <w:p w14:paraId="32EF151E" w14:textId="77777777" w:rsidR="00BA3934" w:rsidRPr="005E1059" w:rsidRDefault="00BA3934" w:rsidP="005E1059">
            <w:pPr>
              <w:rPr>
                <w:rFonts w:ascii="Times New Roman" w:eastAsia="Times New Roman" w:hAnsi="Times New Roman" w:cs="Times New Roman"/>
                <w:b w:val="0"/>
                <w:bCs w:val="0"/>
                <w:color w:val="000000"/>
                <w:sz w:val="22"/>
                <w:szCs w:val="22"/>
              </w:rPr>
            </w:pPr>
          </w:p>
        </w:tc>
        <w:tc>
          <w:tcPr>
            <w:tcW w:w="4675" w:type="dxa"/>
            <w:tcBorders>
              <w:top w:val="single" w:sz="4" w:space="0" w:color="70AD47" w:themeColor="accent6"/>
              <w:bottom w:val="single" w:sz="4" w:space="0" w:color="70AD47" w:themeColor="accent6"/>
            </w:tcBorders>
          </w:tcPr>
          <w:p w14:paraId="1909F6E5" w14:textId="77777777" w:rsidR="00BA3934" w:rsidRPr="005E1059" w:rsidDel="007A748B" w:rsidRDefault="00BA3934" w:rsidP="005E1059">
            <w:pPr>
              <w:cnfStyle w:val="000000100000" w:firstRow="0" w:lastRow="0" w:firstColumn="0" w:lastColumn="0" w:oddVBand="0" w:evenVBand="0" w:oddHBand="1" w:evenHBand="0" w:firstRowFirstColumn="0" w:firstRowLastColumn="0" w:lastRowFirstColumn="0" w:lastRowLastColumn="0"/>
              <w:rPr>
                <w:del w:id="219" w:author="Lin, Madeline" w:date="2023-04-07T22:39:00Z"/>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 xml:space="preserve">I plan using this modeling technique. Based on my understanding, in my case, first, the relationships between two variables is linear. Second, in terms of the homoscedasticity, the variances of audio features should be similar as they are quantified between 0 to 1 after I adjusted some of the audio features. Third, the target track and all tracks in Spotify </w:t>
            </w:r>
            <w:r w:rsidRPr="005E1059">
              <w:rPr>
                <w:rFonts w:ascii="Times New Roman" w:eastAsia="Times New Roman" w:hAnsi="Times New Roman" w:cs="Times New Roman"/>
                <w:sz w:val="22"/>
                <w:szCs w:val="22"/>
              </w:rPr>
              <w:softHyphen/>
              <w:t>are not highly correlated. Fourth, there should not be any outliers in my dataset as I’ve conducted the data preparation phase. Overall, Pearson correlation coefficient is an appropriate metric to use.</w:t>
            </w:r>
          </w:p>
          <w:p w14:paraId="2E515E3F"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r w:rsidR="00BA3934" w14:paraId="5244EE21" w14:textId="77777777" w:rsidTr="005E1059">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bottom w:val="single" w:sz="4" w:space="0" w:color="70AD47" w:themeColor="accent6"/>
            </w:tcBorders>
            <w:vAlign w:val="center"/>
          </w:tcPr>
          <w:p w14:paraId="53EDDC96" w14:textId="77777777" w:rsidR="00BA3934" w:rsidRPr="005E1059" w:rsidRDefault="00BA3934" w:rsidP="005E1059">
            <w:pPr>
              <w:rPr>
                <w:rFonts w:ascii="Times New Roman" w:eastAsia="Times New Roman" w:hAnsi="Times New Roman" w:cs="Times New Roman"/>
                <w:b w:val="0"/>
                <w:bCs w:val="0"/>
                <w:sz w:val="22"/>
                <w:szCs w:val="22"/>
              </w:rPr>
            </w:pPr>
            <w:r w:rsidRPr="005E1059">
              <w:rPr>
                <w:rFonts w:ascii="Times New Roman" w:eastAsia="Times New Roman" w:hAnsi="Times New Roman" w:cs="Times New Roman"/>
                <w:b w:val="0"/>
                <w:bCs w:val="0"/>
                <w:sz w:val="22"/>
                <w:szCs w:val="22"/>
              </w:rPr>
              <w:lastRenderedPageBreak/>
              <w:t>Cosine Similarity</w:t>
            </w:r>
          </w:p>
        </w:tc>
        <w:tc>
          <w:tcPr>
            <w:tcW w:w="4675" w:type="dxa"/>
            <w:tcBorders>
              <w:top w:val="single" w:sz="4" w:space="0" w:color="70AD47" w:themeColor="accent6"/>
              <w:bottom w:val="single" w:sz="4" w:space="0" w:color="70AD47" w:themeColor="accent6"/>
            </w:tcBorders>
          </w:tcPr>
          <w:p w14:paraId="673444FA"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plan using this modeling technique. Based on my understanding, the first assumption works perfectly for my case. Each track has several audio features, which can be regarded as a vector in a high-dimensional space. As for the second and third assumptions, while the values of the vectors are generally non-negative, the attribute representing loudness is negative. To address this, I may consider adjusting the loudness attribute by adding a positive value to ensure that all values are non-negative. Finally, the fact that Cosine similarity is scale-invariant is a great advantage, as it means there is no need for me to normalize audio features that do not have a scale between 0 and 1. Overall, Cosine similarity coefficient is an appropriate metric to use.</w:t>
            </w:r>
          </w:p>
          <w:p w14:paraId="5B471D89" w14:textId="77777777" w:rsidR="00BA3934" w:rsidRPr="005E1059" w:rsidRDefault="00BA3934" w:rsidP="005E105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p>
        </w:tc>
      </w:tr>
      <w:tr w:rsidR="00BA3934" w14:paraId="7E042666" w14:textId="77777777" w:rsidTr="005E1059">
        <w:trPr>
          <w:cnfStyle w:val="000000100000" w:firstRow="0" w:lastRow="0" w:firstColumn="0" w:lastColumn="0" w:oddVBand="0" w:evenVBand="0" w:oddHBand="1" w:evenHBand="0" w:firstRowFirstColumn="0" w:firstRowLastColumn="0" w:lastRowFirstColumn="0" w:lastRowLastColumn="0"/>
          <w:trHeight w:val="305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tcBorders>
            <w:vAlign w:val="center"/>
          </w:tcPr>
          <w:p w14:paraId="39704E44" w14:textId="1426C92B" w:rsidR="00BA3934" w:rsidRPr="005E1059" w:rsidRDefault="00BA3934" w:rsidP="005E1059">
            <w:pPr>
              <w:rPr>
                <w:rFonts w:ascii="Times New Roman" w:eastAsia="Times New Roman" w:hAnsi="Times New Roman" w:cs="Times New Roman"/>
                <w:b w:val="0"/>
                <w:bCs w:val="0"/>
                <w:sz w:val="22"/>
                <w:szCs w:val="22"/>
              </w:rPr>
            </w:pPr>
            <w:r w:rsidRPr="005E1059">
              <w:rPr>
                <w:rFonts w:ascii="Times New Roman" w:eastAsia="Times New Roman" w:hAnsi="Times New Roman" w:cs="Times New Roman"/>
                <w:b w:val="0"/>
                <w:bCs w:val="0"/>
                <w:sz w:val="22"/>
                <w:szCs w:val="22"/>
              </w:rPr>
              <w:t>Jaccard Similarity</w:t>
            </w:r>
          </w:p>
        </w:tc>
        <w:tc>
          <w:tcPr>
            <w:tcW w:w="4675" w:type="dxa"/>
            <w:tcBorders>
              <w:top w:val="single" w:sz="4" w:space="0" w:color="70AD47" w:themeColor="accent6"/>
            </w:tcBorders>
          </w:tcPr>
          <w:p w14:paraId="24775E39" w14:textId="2C2FCE2D" w:rsidR="00BA3934" w:rsidRPr="005E1059" w:rsidDel="001010CD" w:rsidRDefault="00BA3934" w:rsidP="005E1059">
            <w:pPr>
              <w:cnfStyle w:val="000000100000" w:firstRow="0" w:lastRow="0" w:firstColumn="0" w:lastColumn="0" w:oddVBand="0" w:evenVBand="0" w:oddHBand="1" w:evenHBand="0" w:firstRowFirstColumn="0" w:firstRowLastColumn="0" w:lastRowFirstColumn="0" w:lastRowLastColumn="0"/>
              <w:rPr>
                <w:del w:id="220" w:author="Lin, Madeline" w:date="2023-04-07T22:38:00Z"/>
                <w:rFonts w:ascii="Times New Roman" w:eastAsia="Times New Roman" w:hAnsi="Times New Roman" w:cs="Times New Roman"/>
                <w:sz w:val="22"/>
                <w:szCs w:val="22"/>
              </w:rPr>
            </w:pPr>
            <w:r w:rsidRPr="005E1059">
              <w:rPr>
                <w:rFonts w:ascii="Times New Roman" w:eastAsia="Times New Roman" w:hAnsi="Times New Roman" w:cs="Times New Roman"/>
                <w:sz w:val="22"/>
                <w:szCs w:val="22"/>
              </w:rPr>
              <w:t>I suppose this modeling technique does not apply for my dataset. Spotify launched a playlist initiative, Blend, where any user can invite any user to generate a playlist wherein the two users’ tastes are combined into one shared playlist</w:t>
            </w:r>
            <w:r w:rsidRPr="005E1059">
              <w:rPr>
                <w:rStyle w:val="FootnoteReference"/>
                <w:rFonts w:ascii="Times New Roman" w:eastAsia="Times New Roman" w:hAnsi="Times New Roman" w:cs="Times New Roman"/>
                <w:sz w:val="22"/>
                <w:szCs w:val="22"/>
              </w:rPr>
              <w:footnoteReference w:id="6"/>
            </w:r>
            <w:r w:rsidRPr="005E1059">
              <w:rPr>
                <w:rFonts w:ascii="Times New Roman" w:eastAsia="Times New Roman" w:hAnsi="Times New Roman" w:cs="Times New Roman"/>
                <w:sz w:val="22"/>
                <w:szCs w:val="22"/>
              </w:rPr>
              <w:t>. Spotify may use the Jaccard Similarity to find the user B song set which is the most similar to the user A as Spotify is able to retrieve all sets from subscribers. It would be great if I have the datasets of other users; however, since I do not, I won’t be able to utilize Jaccard similarity technique.</w:t>
            </w:r>
          </w:p>
          <w:p w14:paraId="12666A2E" w14:textId="77777777" w:rsidR="00BA3934" w:rsidRPr="005E1059" w:rsidRDefault="00BA3934" w:rsidP="005E105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2"/>
                <w:szCs w:val="22"/>
              </w:rPr>
            </w:pPr>
          </w:p>
        </w:tc>
      </w:tr>
    </w:tbl>
    <w:p w14:paraId="00420009" w14:textId="6421A4BD" w:rsidR="00BA3934" w:rsidRPr="005E1059" w:rsidRDefault="001010CD" w:rsidP="005E1059">
      <w:pPr>
        <w:rPr>
          <w:rFonts w:ascii="Times New Roman" w:eastAsia="Times New Roman" w:hAnsi="Times New Roman" w:cs="Times New Roman"/>
        </w:rPr>
      </w:pPr>
      <w:ins w:id="221" w:author="Lin, Madeline" w:date="2023-04-07T22:39:00Z">
        <w:r>
          <w:rPr>
            <w:rFonts w:ascii="Times New Roman" w:eastAsia="Times New Roman" w:hAnsi="Times New Roman" w:cs="Times New Roman"/>
          </w:rPr>
          <w:br w:type="textWrapping" w:clear="all"/>
        </w:r>
      </w:ins>
    </w:p>
    <w:p w14:paraId="7F07F8D0" w14:textId="77777777" w:rsidR="00BA3934" w:rsidRPr="009D1CE8" w:rsidRDefault="00BA3934" w:rsidP="00BA3934">
      <w:pPr>
        <w:ind w:left="1440"/>
        <w:rPr>
          <w:rFonts w:ascii="Times New Roman" w:eastAsia="Times New Roman" w:hAnsi="Times New Roman" w:cs="Times New Roman"/>
          <w:color w:val="000000"/>
        </w:rPr>
      </w:pPr>
      <w:r>
        <w:rPr>
          <w:rFonts w:ascii="Times New Roman" w:eastAsia="Times New Roman" w:hAnsi="Times New Roman" w:cs="Times New Roman"/>
          <w:color w:val="000000"/>
        </w:rPr>
        <w:t>Overall, apart from the Jaccard Similarity, I plan using all the above modeling techniques for my following analysis.</w:t>
      </w:r>
    </w:p>
    <w:p w14:paraId="6FE12F75" w14:textId="77777777" w:rsidR="00BA3934" w:rsidRDefault="00BA3934" w:rsidP="00BA3934">
      <w:pPr>
        <w:rPr>
          <w:rFonts w:ascii="Times New Roman" w:eastAsia="Times New Roman" w:hAnsi="Times New Roman" w:cs="Times New Roman"/>
          <w:b/>
          <w:bCs/>
          <w:color w:val="70AD47"/>
        </w:rPr>
      </w:pPr>
    </w:p>
    <w:p w14:paraId="2CE6994F"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4.2: Designing Tests</w:t>
      </w:r>
    </w:p>
    <w:p w14:paraId="259444A4" w14:textId="77777777" w:rsidR="00BA3934" w:rsidDel="00B10DE5" w:rsidRDefault="00BA3934" w:rsidP="00BA3934">
      <w:pPr>
        <w:rPr>
          <w:del w:id="222" w:author="Lin, Madeline" w:date="2023-04-07T22:40:00Z"/>
          <w:rFonts w:ascii="Times New Roman" w:eastAsia="Times New Roman" w:hAnsi="Times New Roman" w:cs="Times New Roman"/>
          <w:b/>
          <w:bCs/>
          <w:color w:val="70AD47"/>
        </w:rPr>
      </w:pPr>
    </w:p>
    <w:p w14:paraId="441A125B" w14:textId="77777777" w:rsidR="00BA3934" w:rsidRPr="00C61B13" w:rsidRDefault="00BA3934" w:rsidP="00BA3934">
      <w:pPr>
        <w:rPr>
          <w:rFonts w:ascii="Times New Roman" w:eastAsia="Times New Roman" w:hAnsi="Times New Roman" w:cs="Times New Roman"/>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Test Design Document</w:t>
      </w:r>
    </w:p>
    <w:p w14:paraId="373F118A" w14:textId="77777777" w:rsidR="00BA3934" w:rsidRDefault="00BA3934" w:rsidP="00BA3934">
      <w:pPr>
        <w:rPr>
          <w:rFonts w:ascii="Segoe UI" w:hAnsi="Segoe UI" w:cs="Segoe UI"/>
          <w:color w:val="374151"/>
          <w:shd w:val="clear" w:color="auto" w:fill="F7F7F8"/>
        </w:rPr>
      </w:pPr>
    </w:p>
    <w:p w14:paraId="0990A4DE" w14:textId="77777777" w:rsidR="00BA3934" w:rsidRDefault="00BA3934" w:rsidP="00BA3934">
      <w:pPr>
        <w:rPr>
          <w:rFonts w:ascii="Times New Roman" w:eastAsia="Times New Roman" w:hAnsi="Times New Roman" w:cs="Times New Roman"/>
        </w:rPr>
      </w:pPr>
      <w:r w:rsidRPr="006E12A5">
        <w:rPr>
          <w:rFonts w:ascii="Times New Roman" w:eastAsia="Times New Roman" w:hAnsi="Times New Roman" w:cs="Times New Roman"/>
        </w:rPr>
        <w:t>When designing test</w:t>
      </w:r>
      <w:r>
        <w:rPr>
          <w:rFonts w:ascii="Times New Roman" w:eastAsia="Times New Roman" w:hAnsi="Times New Roman" w:cs="Times New Roman"/>
        </w:rPr>
        <w:t>s,</w:t>
      </w:r>
      <w:r w:rsidRPr="006E12A5">
        <w:rPr>
          <w:rFonts w:ascii="Times New Roman" w:eastAsia="Times New Roman" w:hAnsi="Times New Roman" w:cs="Times New Roman"/>
        </w:rPr>
        <w:t xml:space="preserve"> it</w:t>
      </w:r>
      <w:r>
        <w:rPr>
          <w:rFonts w:ascii="Times New Roman" w:eastAsia="Times New Roman" w:hAnsi="Times New Roman" w:cs="Times New Roman"/>
        </w:rPr>
        <w:t xml:space="preserve"> is crucial t</w:t>
      </w:r>
      <w:r w:rsidRPr="006E12A5">
        <w:rPr>
          <w:rFonts w:ascii="Times New Roman" w:eastAsia="Times New Roman" w:hAnsi="Times New Roman" w:cs="Times New Roman"/>
        </w:rPr>
        <w:t xml:space="preserve">o carefully consider </w:t>
      </w:r>
      <w:r>
        <w:rPr>
          <w:rFonts w:ascii="Times New Roman" w:eastAsia="Times New Roman" w:hAnsi="Times New Roman" w:cs="Times New Roman"/>
        </w:rPr>
        <w:t>my</w:t>
      </w:r>
      <w:r w:rsidRPr="006E12A5">
        <w:rPr>
          <w:rFonts w:ascii="Times New Roman" w:eastAsia="Times New Roman" w:hAnsi="Times New Roman" w:cs="Times New Roman"/>
        </w:rPr>
        <w:t xml:space="preserve"> training, testing, and validation strategy in order to avoid introducing bias into the data.</w:t>
      </w:r>
    </w:p>
    <w:p w14:paraId="0D1181F0" w14:textId="77777777" w:rsidR="00BA3934" w:rsidRDefault="00BA3934" w:rsidP="00BA3934">
      <w:pPr>
        <w:rPr>
          <w:rFonts w:ascii="Times New Roman" w:eastAsia="Times New Roman" w:hAnsi="Times New Roman" w:cs="Times New Roman"/>
        </w:rPr>
      </w:pPr>
    </w:p>
    <w:p w14:paraId="73B28AE2"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Training data enables the model to learn from the patterns and relationships in the data, and to make accurate predictions on new, unseen data. The testing data is used to evaluate the performance of the model after it has been trained and tuned on the training data. The testing data is typically held out from the training process, and the model is evaluated on this dataset to see how well it generalizes to new, unseen data. Apart from training and testing split, in order to fine-tune the model’s hyperparameters during training and ensure the model is not overfitting to the training data, we usually have a validation data.</w:t>
      </w:r>
    </w:p>
    <w:p w14:paraId="2386F0DF" w14:textId="77777777" w:rsidR="00BA3934" w:rsidRDefault="00BA3934" w:rsidP="00BA3934">
      <w:pPr>
        <w:rPr>
          <w:rFonts w:ascii="Times New Roman" w:eastAsia="Times New Roman" w:hAnsi="Times New Roman" w:cs="Times New Roman"/>
        </w:rPr>
      </w:pPr>
    </w:p>
    <w:p w14:paraId="0AD35CBA"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I will split 80% of my data for training and the remaining 20% for testing. Of my 80% training data, I will further split 20% of my training data into validation data and kept the 80% as training data. </w:t>
      </w:r>
    </w:p>
    <w:p w14:paraId="69990A82"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So, 64% training data, 16% validation data and 20% testing data. </w:t>
      </w:r>
    </w:p>
    <w:p w14:paraId="2F350D3F" w14:textId="77777777" w:rsidR="00BA3934" w:rsidRDefault="00BA3934" w:rsidP="00BA3934">
      <w:pPr>
        <w:rPr>
          <w:rFonts w:ascii="Times New Roman" w:eastAsia="Times New Roman" w:hAnsi="Times New Roman" w:cs="Times New Roman"/>
        </w:rPr>
      </w:pPr>
    </w:p>
    <w:p w14:paraId="2149F292"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In summary,</w:t>
      </w:r>
    </w:p>
    <w:p w14:paraId="2CEB85DC" w14:textId="77777777" w:rsidR="00BA3934" w:rsidRDefault="00BA3934" w:rsidP="00BA3934">
      <w:pPr>
        <w:rPr>
          <w:rFonts w:ascii="Times New Roman" w:eastAsia="Times New Roman" w:hAnsi="Times New Roman" w:cs="Times New Roman"/>
        </w:rPr>
      </w:pPr>
    </w:p>
    <w:p w14:paraId="627B12F3"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First, I will train the model on the training dataset. </w:t>
      </w:r>
    </w:p>
    <w:p w14:paraId="2692DFCD"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Then, I will fine-tune the model and its hyperparameters using the validation dataset.</w:t>
      </w:r>
    </w:p>
    <w:p w14:paraId="6BA0880C"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Finally, I will evaluate the final model on the testing set to estimate its performance on new, unseen data.</w:t>
      </w:r>
    </w:p>
    <w:p w14:paraId="089026A1" w14:textId="77777777" w:rsidR="00BA3934" w:rsidRPr="006E12A5" w:rsidRDefault="00BA3934" w:rsidP="00BA3934">
      <w:pPr>
        <w:rPr>
          <w:rFonts w:ascii="Times New Roman" w:eastAsia="Times New Roman" w:hAnsi="Times New Roman" w:cs="Times New Roman"/>
        </w:rPr>
      </w:pPr>
      <w:r>
        <w:rPr>
          <w:rFonts w:ascii="Times New Roman" w:eastAsia="Times New Roman" w:hAnsi="Times New Roman" w:cs="Times New Roman"/>
        </w:rPr>
        <w:t>Overall, this can help avoid introducing bias into the data as much as possible.</w:t>
      </w:r>
    </w:p>
    <w:p w14:paraId="1D26A21E" w14:textId="77777777" w:rsidR="00BA3934" w:rsidRDefault="00BA3934" w:rsidP="00BA3934">
      <w:pPr>
        <w:rPr>
          <w:rFonts w:ascii="Times New Roman" w:eastAsia="Times New Roman" w:hAnsi="Times New Roman" w:cs="Times New Roman"/>
        </w:rPr>
      </w:pPr>
    </w:p>
    <w:p w14:paraId="6E261224" w14:textId="77777777" w:rsidR="00BA3934" w:rsidRPr="00832F21" w:rsidRDefault="00BA3934" w:rsidP="00BA3934">
      <w:pPr>
        <w:rPr>
          <w:rFonts w:ascii="Times New Roman" w:eastAsia="Times New Roman" w:hAnsi="Times New Roman" w:cs="Times New Roman"/>
        </w:rPr>
      </w:pPr>
    </w:p>
    <w:p w14:paraId="4592E697"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4.3: Building Models</w:t>
      </w:r>
    </w:p>
    <w:p w14:paraId="2FA4FDE8" w14:textId="77777777" w:rsidR="00BA3934" w:rsidDel="00ED44F9" w:rsidRDefault="00BA3934" w:rsidP="00BA3934">
      <w:pPr>
        <w:rPr>
          <w:del w:id="223" w:author="Lin, Madeline" w:date="2023-04-07T22:40:00Z"/>
          <w:rFonts w:ascii="Times New Roman" w:eastAsia="Times New Roman" w:hAnsi="Times New Roman" w:cs="Times New Roman"/>
          <w:b/>
          <w:bCs/>
          <w:color w:val="70AD47"/>
        </w:rPr>
      </w:pPr>
    </w:p>
    <w:p w14:paraId="67AD78F5"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Parameter Definitions/Settings</w:t>
      </w:r>
    </w:p>
    <w:p w14:paraId="05063A61" w14:textId="77777777" w:rsidR="00BA3934" w:rsidRDefault="00BA3934" w:rsidP="00BA3934">
      <w:pPr>
        <w:rPr>
          <w:rFonts w:ascii="Times New Roman" w:eastAsia="Times New Roman" w:hAnsi="Times New Roman" w:cs="Times New Roman"/>
          <w:b/>
          <w:bCs/>
          <w:color w:val="70AD47"/>
        </w:rPr>
      </w:pPr>
    </w:p>
    <w:p w14:paraId="5AFA59E1"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Regression models use a numerical optimization algorithm to find the best coefficients that minimize the prediction error, and these algorithms can be sensitive to the scale of the input features. Therefore, it is generally a good idea to scale the variables in a regression model to the same range. Moreover, a</w:t>
      </w:r>
      <w:r w:rsidRPr="000B1E35">
        <w:rPr>
          <w:rFonts w:ascii="Times New Roman" w:eastAsia="Times New Roman" w:hAnsi="Times New Roman" w:cs="Times New Roman"/>
        </w:rPr>
        <w:t xml:space="preserve">s mentioned </w:t>
      </w:r>
      <w:r>
        <w:rPr>
          <w:rFonts w:ascii="Times New Roman" w:eastAsia="Times New Roman" w:hAnsi="Times New Roman" w:cs="Times New Roman"/>
        </w:rPr>
        <w:t>in m</w:t>
      </w:r>
      <w:r w:rsidRPr="00C67F40">
        <w:rPr>
          <w:rFonts w:ascii="Times New Roman" w:eastAsia="Times New Roman" w:hAnsi="Times New Roman" w:cs="Times New Roman"/>
        </w:rPr>
        <w:t xml:space="preserve">odeling </w:t>
      </w:r>
      <w:r>
        <w:rPr>
          <w:rFonts w:ascii="Times New Roman" w:eastAsia="Times New Roman" w:hAnsi="Times New Roman" w:cs="Times New Roman"/>
        </w:rPr>
        <w:t>a</w:t>
      </w:r>
      <w:r w:rsidRPr="00C67F40">
        <w:rPr>
          <w:rFonts w:ascii="Times New Roman" w:eastAsia="Times New Roman" w:hAnsi="Times New Roman" w:cs="Times New Roman"/>
        </w:rPr>
        <w:t>ssumptions</w:t>
      </w:r>
      <w:r>
        <w:rPr>
          <w:rFonts w:ascii="Times New Roman" w:eastAsia="Times New Roman" w:hAnsi="Times New Roman" w:cs="Times New Roman"/>
        </w:rPr>
        <w:t xml:space="preserve"> section</w:t>
      </w:r>
      <w:r w:rsidRPr="000B1E35">
        <w:rPr>
          <w:rFonts w:ascii="Times New Roman" w:eastAsia="Times New Roman" w:hAnsi="Times New Roman" w:cs="Times New Roman"/>
        </w:rPr>
        <w:t xml:space="preserve">, </w:t>
      </w:r>
      <w:r w:rsidRPr="003D1041">
        <w:rPr>
          <w:rFonts w:ascii="Times New Roman" w:eastAsia="Times New Roman" w:hAnsi="Times New Roman" w:cs="Times New Roman"/>
        </w:rPr>
        <w:t xml:space="preserve">the Euclidean distance metric is sensitive to the scale of variables, Pearson correlation coefficient requires that the variables are normally distributed and is sensitive to outliers, </w:t>
      </w:r>
      <w:r>
        <w:rPr>
          <w:rFonts w:ascii="Times New Roman" w:eastAsia="Times New Roman" w:hAnsi="Times New Roman" w:cs="Times New Roman"/>
        </w:rPr>
        <w:t>and C</w:t>
      </w:r>
      <w:r w:rsidRPr="003D1041">
        <w:rPr>
          <w:rFonts w:ascii="Times New Roman" w:eastAsia="Times New Roman" w:hAnsi="Times New Roman" w:cs="Times New Roman"/>
        </w:rPr>
        <w:t xml:space="preserve">osine similarity metric requires positive values </w:t>
      </w:r>
      <w:r>
        <w:rPr>
          <w:rFonts w:ascii="Times New Roman" w:eastAsia="Times New Roman" w:hAnsi="Times New Roman" w:cs="Times New Roman"/>
        </w:rPr>
        <w:t xml:space="preserve">of the variables, I decided to perform scaling the some of the input features for across all three datasets. Based on my research, there are several methods with regard to rescaling data. They are min-max scaling, standardization, robust scaling, log transformation, power transformation and so forth. Min-max scaling method scales the data to a fixed range (usually 0 to 1), which satisfies the assumptions of all similarity metrics. </w:t>
      </w:r>
    </w:p>
    <w:p w14:paraId="5156E0E2"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The below is a summary of how I adjusted the parameters settings. I mostly adjusted three audio features, which are key, loudness and tempo using the min-max scaling method.</w:t>
      </w:r>
    </w:p>
    <w:p w14:paraId="0CFE1745" w14:textId="77777777" w:rsidR="00BA3934" w:rsidDel="007C4443" w:rsidRDefault="00BA3934" w:rsidP="00BA3934">
      <w:pPr>
        <w:rPr>
          <w:del w:id="224" w:author="Lin, Madeline" w:date="2023-04-07T22:40:00Z"/>
          <w:rFonts w:ascii="Times New Roman" w:eastAsia="Times New Roman" w:hAnsi="Times New Roman" w:cs="Times New Roman"/>
        </w:rPr>
      </w:pPr>
    </w:p>
    <w:p w14:paraId="0ACF6B64" w14:textId="77777777" w:rsidR="00BA3934" w:rsidDel="007C4443" w:rsidRDefault="00BA3934" w:rsidP="00BA3934">
      <w:pPr>
        <w:rPr>
          <w:del w:id="225" w:author="Lin, Madeline" w:date="2023-04-07T22:40:00Z"/>
          <w:rFonts w:ascii="Times New Roman" w:eastAsia="Times New Roman" w:hAnsi="Times New Roman" w:cs="Times New Roman"/>
        </w:rPr>
      </w:pPr>
    </w:p>
    <w:p w14:paraId="52578D14" w14:textId="77777777" w:rsidR="00BA3934" w:rsidDel="007C4443" w:rsidRDefault="00BA3934" w:rsidP="00BA3934">
      <w:pPr>
        <w:rPr>
          <w:del w:id="226" w:author="Lin, Madeline" w:date="2023-04-07T22:40:00Z"/>
          <w:rFonts w:ascii="Times New Roman" w:eastAsia="Times New Roman" w:hAnsi="Times New Roman" w:cs="Times New Roman"/>
        </w:rPr>
      </w:pPr>
    </w:p>
    <w:p w14:paraId="03CC297C" w14:textId="77777777" w:rsidR="00BA3934" w:rsidRDefault="00BA3934" w:rsidP="00BA3934">
      <w:pPr>
        <w:rPr>
          <w:rFonts w:ascii="Times New Roman" w:eastAsia="Times New Roman" w:hAnsi="Times New Roman" w:cs="Times New Roman"/>
        </w:rPr>
      </w:pPr>
    </w:p>
    <w:tbl>
      <w:tblPr>
        <w:tblStyle w:val="GridTable4-Accent6"/>
        <w:tblW w:w="9535" w:type="dxa"/>
        <w:tblLook w:val="04A0" w:firstRow="1" w:lastRow="0" w:firstColumn="1" w:lastColumn="0" w:noHBand="0" w:noVBand="1"/>
      </w:tblPr>
      <w:tblGrid>
        <w:gridCol w:w="1842"/>
        <w:gridCol w:w="5173"/>
        <w:gridCol w:w="2520"/>
      </w:tblGrid>
      <w:tr w:rsidR="00BA3934" w:rsidRPr="002810C1" w14:paraId="421E6EDE"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4A603F21" w14:textId="77777777" w:rsidR="00BA3934" w:rsidRPr="002810C1" w:rsidRDefault="00BA3934" w:rsidP="00D95754">
            <w:pPr>
              <w:rPr>
                <w:rFonts w:ascii="Times New Roman" w:eastAsia="Times New Roman" w:hAnsi="Times New Roman" w:cs="Times New Roman"/>
                <w:color w:val="000000"/>
                <w:sz w:val="14"/>
                <w:szCs w:val="14"/>
              </w:rPr>
            </w:pPr>
          </w:p>
        </w:tc>
        <w:tc>
          <w:tcPr>
            <w:tcW w:w="5173" w:type="dxa"/>
          </w:tcPr>
          <w:p w14:paraId="6962C0F5" w14:textId="77777777" w:rsidR="00BA3934" w:rsidRPr="003D40B0" w:rsidRDefault="00BA3934" w:rsidP="00D957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D40B0">
              <w:rPr>
                <w:rFonts w:ascii="Times New Roman" w:eastAsia="Times New Roman" w:hAnsi="Times New Roman" w:cs="Times New Roman"/>
                <w:color w:val="000000"/>
                <w:sz w:val="16"/>
                <w:szCs w:val="16"/>
              </w:rPr>
              <w:t>Description of the Fields</w:t>
            </w:r>
          </w:p>
        </w:tc>
        <w:tc>
          <w:tcPr>
            <w:tcW w:w="2520" w:type="dxa"/>
          </w:tcPr>
          <w:p w14:paraId="0C916D65" w14:textId="77777777" w:rsidR="00BA3934" w:rsidRPr="003D40B0" w:rsidRDefault="00BA3934" w:rsidP="00D9575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D40B0">
              <w:rPr>
                <w:rFonts w:ascii="Times New Roman" w:eastAsia="Times New Roman" w:hAnsi="Times New Roman" w:cs="Times New Roman"/>
                <w:color w:val="000000"/>
                <w:sz w:val="16"/>
                <w:szCs w:val="16"/>
              </w:rPr>
              <w:t>Scaling the data</w:t>
            </w:r>
          </w:p>
        </w:tc>
      </w:tr>
      <w:tr w:rsidR="00BA3934" w:rsidRPr="002810C1" w14:paraId="46C7ED13"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535" w:type="dxa"/>
            <w:gridSpan w:val="3"/>
          </w:tcPr>
          <w:p w14:paraId="249016D0" w14:textId="77777777" w:rsidR="00BA3934" w:rsidRPr="002810C1" w:rsidRDefault="00BA3934" w:rsidP="00D95754">
            <w:pPr>
              <w:rPr>
                <w:rFonts w:ascii="Times New Roman" w:eastAsia="Times New Roman" w:hAnsi="Times New Roman" w:cs="Times New Roman"/>
                <w:i/>
                <w:iCs/>
                <w:color w:val="70AD47" w:themeColor="accent6"/>
                <w:sz w:val="14"/>
                <w:szCs w:val="14"/>
              </w:rPr>
            </w:pPr>
            <w:r w:rsidRPr="002810C1">
              <w:rPr>
                <w:rFonts w:ascii="Times New Roman" w:eastAsia="Times New Roman" w:hAnsi="Times New Roman" w:cs="Times New Roman"/>
                <w:i/>
                <w:iCs/>
                <w:color w:val="70AD47" w:themeColor="accent6"/>
                <w:sz w:val="14"/>
                <w:szCs w:val="14"/>
              </w:rPr>
              <w:t>Audio Features</w:t>
            </w:r>
          </w:p>
        </w:tc>
      </w:tr>
      <w:tr w:rsidR="00BA3934" w:rsidRPr="002810C1" w14:paraId="6545472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7EDEBEA0"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danceability</w:t>
            </w:r>
          </w:p>
        </w:tc>
        <w:tc>
          <w:tcPr>
            <w:tcW w:w="5173" w:type="dxa"/>
          </w:tcPr>
          <w:p w14:paraId="42440054" w14:textId="77777777" w:rsidR="00BA3934" w:rsidRPr="002810C1"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Danceability describes how suitable a track is for dancing based on a combination of musical elements including tempo, rhythm stability, beat strength, and overall regularity. A value of 0.0 is least danceable and 1.0 is most danceable.</w:t>
            </w:r>
          </w:p>
        </w:tc>
        <w:tc>
          <w:tcPr>
            <w:tcW w:w="2520" w:type="dxa"/>
          </w:tcPr>
          <w:p w14:paraId="45CD6843"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7425B2B2" w14:textId="77777777" w:rsidR="00BA3934" w:rsidRPr="002810C1"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BA3934" w:rsidRPr="002810C1" w14:paraId="15FA5D8C"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DC6AF8E"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energy</w:t>
            </w:r>
          </w:p>
        </w:tc>
        <w:tc>
          <w:tcPr>
            <w:tcW w:w="5173" w:type="dxa"/>
          </w:tcPr>
          <w:p w14:paraId="3A49AA03" w14:textId="77777777" w:rsidR="00BA3934" w:rsidRPr="002810C1"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2520" w:type="dxa"/>
          </w:tcPr>
          <w:p w14:paraId="370BFD3F"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61FF30A7" w14:textId="77777777" w:rsidR="00BA3934" w:rsidRPr="002810C1"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BA3934" w:rsidRPr="002810C1" w14:paraId="791B2ED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40E38665" w14:textId="77777777" w:rsidR="00BA3934" w:rsidRPr="002810C1" w:rsidRDefault="00BA3934" w:rsidP="00D95754">
            <w:pPr>
              <w:rPr>
                <w:rFonts w:ascii="Times New Roman" w:eastAsia="Times New Roman" w:hAnsi="Times New Roman" w:cs="Times New Roman"/>
                <w:sz w:val="14"/>
                <w:szCs w:val="14"/>
              </w:rPr>
            </w:pPr>
            <w:proofErr w:type="spellStart"/>
            <w:r w:rsidRPr="002810C1">
              <w:rPr>
                <w:rFonts w:ascii="Times New Roman" w:eastAsia="Times New Roman" w:hAnsi="Times New Roman" w:cs="Times New Roman"/>
                <w:sz w:val="14"/>
                <w:szCs w:val="14"/>
              </w:rPr>
              <w:t>acousticness</w:t>
            </w:r>
            <w:proofErr w:type="spellEnd"/>
          </w:p>
        </w:tc>
        <w:tc>
          <w:tcPr>
            <w:tcW w:w="5173" w:type="dxa"/>
          </w:tcPr>
          <w:p w14:paraId="73A7B5EB" w14:textId="77777777" w:rsidR="00BA3934" w:rsidRPr="002810C1"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A confidence measure from 0.0 to 1.0 of whether the track is acoustic. 1.0 represents high confidence the track is acoustic.</w:t>
            </w:r>
          </w:p>
        </w:tc>
        <w:tc>
          <w:tcPr>
            <w:tcW w:w="2520" w:type="dxa"/>
          </w:tcPr>
          <w:p w14:paraId="03FAE16D"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4AA6B92F" w14:textId="77777777" w:rsidR="00BA3934" w:rsidRPr="002810C1"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BA3934" w:rsidRPr="002810C1" w14:paraId="544605BC"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2DFF39A"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valence</w:t>
            </w:r>
          </w:p>
        </w:tc>
        <w:tc>
          <w:tcPr>
            <w:tcW w:w="5173" w:type="dxa"/>
          </w:tcPr>
          <w:p w14:paraId="04910F2D" w14:textId="77777777" w:rsidR="00BA3934" w:rsidRPr="002810C1"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A measure from 0.0 to 1.0 describing the musical positiveness conveyed by a track. Tracks with high valence sound more positive (e.g. happy, cheerful, euphoric), while tracks with low valence sound more negative (e.g. sad, depressed, angry).</w:t>
            </w:r>
          </w:p>
        </w:tc>
        <w:tc>
          <w:tcPr>
            <w:tcW w:w="2520" w:type="dxa"/>
          </w:tcPr>
          <w:p w14:paraId="4BFFD59D"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30B2BE94" w14:textId="77777777" w:rsidR="00BA3934" w:rsidRPr="002810C1"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BA3934" w:rsidRPr="002810C1" w14:paraId="3C9CF053"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1D56F290" w14:textId="77777777" w:rsidR="00BA3934" w:rsidRPr="002810C1" w:rsidRDefault="00BA3934" w:rsidP="00D95754">
            <w:pPr>
              <w:rPr>
                <w:rFonts w:ascii="Times New Roman" w:eastAsia="Times New Roman" w:hAnsi="Times New Roman" w:cs="Times New Roman"/>
                <w:sz w:val="14"/>
                <w:szCs w:val="14"/>
              </w:rPr>
            </w:pPr>
            <w:proofErr w:type="spellStart"/>
            <w:r w:rsidRPr="002810C1">
              <w:rPr>
                <w:rFonts w:ascii="Times New Roman" w:eastAsia="Times New Roman" w:hAnsi="Times New Roman" w:cs="Times New Roman"/>
                <w:sz w:val="14"/>
                <w:szCs w:val="14"/>
              </w:rPr>
              <w:t>instrumentalness</w:t>
            </w:r>
            <w:proofErr w:type="spellEnd"/>
          </w:p>
        </w:tc>
        <w:tc>
          <w:tcPr>
            <w:tcW w:w="5173" w:type="dxa"/>
          </w:tcPr>
          <w:p w14:paraId="2BA43C0E" w14:textId="77777777" w:rsidR="00BA3934" w:rsidRPr="002810C1"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Instrumentalness</w:t>
            </w:r>
            <w:proofErr w:type="spellEnd"/>
            <w:r w:rsidRPr="002810C1">
              <w:rPr>
                <w:rFonts w:ascii="Times New Roman" w:eastAsia="Times New Roman" w:hAnsi="Times New Roman" w:cs="Times New Roman"/>
                <w:color w:val="000000"/>
                <w:sz w:val="14"/>
                <w:szCs w:val="14"/>
              </w:rPr>
              <w:t xml:space="preserve"> predicts whether a track contains no vocals. “Ooh” and “aah” sounds are treated as instrumental in this context. Rap or spoken word tracks.</w:t>
            </w:r>
          </w:p>
        </w:tc>
        <w:tc>
          <w:tcPr>
            <w:tcW w:w="2520" w:type="dxa"/>
          </w:tcPr>
          <w:p w14:paraId="56A0B256"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6DE6717E" w14:textId="77777777" w:rsidR="00BA3934" w:rsidRPr="002810C1"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BA3934" w:rsidRPr="002810C1" w14:paraId="3FE2564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6BBC7C3D"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key</w:t>
            </w:r>
          </w:p>
        </w:tc>
        <w:tc>
          <w:tcPr>
            <w:tcW w:w="5173" w:type="dxa"/>
          </w:tcPr>
          <w:p w14:paraId="38F71311"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 xml:space="preserve">The estimated overall key of the track. Integers map to pitches using standard Pitch Class notation. E.g. 0 = C, 1 = C/D, 2 = D, and so on. </w:t>
            </w:r>
          </w:p>
        </w:tc>
        <w:tc>
          <w:tcPr>
            <w:tcW w:w="2520" w:type="dxa"/>
          </w:tcPr>
          <w:p w14:paraId="79A34405" w14:textId="77777777" w:rsidR="00BA3934"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I used min-max scaling to scale the values to the range [0,1] by subtracting the min value and dividing by the range.</w:t>
            </w:r>
          </w:p>
          <w:p w14:paraId="077573A6"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r>
      <w:tr w:rsidR="00BA3934" w:rsidRPr="002810C1" w14:paraId="03BB5C83"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69150416"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liveness</w:t>
            </w:r>
          </w:p>
        </w:tc>
        <w:tc>
          <w:tcPr>
            <w:tcW w:w="5173" w:type="dxa"/>
          </w:tcPr>
          <w:p w14:paraId="664AAA77"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This value describes the probability that the song was recorded with a live audience. A value above 0.8 provides strong likelihood that the track is live.</w:t>
            </w:r>
          </w:p>
        </w:tc>
        <w:tc>
          <w:tcPr>
            <w:tcW w:w="2520" w:type="dxa"/>
          </w:tcPr>
          <w:p w14:paraId="597A7557" w14:textId="77777777" w:rsidR="00BA3934" w:rsidRDefault="00BA3934" w:rsidP="00D95754">
            <w:pPr>
              <w:pStyle w:val="NoSpacing"/>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4"/>
                <w:szCs w:val="14"/>
              </w:rPr>
            </w:pPr>
            <w:r>
              <w:rPr>
                <w:rFonts w:eastAsia="Times New Roman" w:cs="Times New Roman"/>
                <w:color w:val="000000"/>
                <w:sz w:val="14"/>
                <w:szCs w:val="14"/>
              </w:rPr>
              <w:t xml:space="preserve">This attribute ranges from 0 to 1. </w:t>
            </w:r>
          </w:p>
          <w:p w14:paraId="49F469D7" w14:textId="77777777" w:rsidR="00BA3934" w:rsidRDefault="00BA3934" w:rsidP="00D95754">
            <w:pPr>
              <w:pStyle w:val="NoSpacing"/>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4"/>
                <w:szCs w:val="14"/>
              </w:rPr>
            </w:pPr>
            <w:r>
              <w:rPr>
                <w:rFonts w:eastAsia="Times New Roman" w:cs="Times New Roman"/>
                <w:color w:val="000000"/>
                <w:sz w:val="14"/>
                <w:szCs w:val="14"/>
              </w:rPr>
              <w:t>No further scaling action needed.</w:t>
            </w:r>
          </w:p>
          <w:p w14:paraId="408D31C6"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r>
      <w:tr w:rsidR="00BA3934" w:rsidRPr="002810C1" w14:paraId="6D643B3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45D8D06D"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lastRenderedPageBreak/>
              <w:t>loudness</w:t>
            </w:r>
          </w:p>
        </w:tc>
        <w:tc>
          <w:tcPr>
            <w:tcW w:w="5173" w:type="dxa"/>
          </w:tcPr>
          <w:p w14:paraId="29C0C056" w14:textId="77777777" w:rsidR="00BA3934"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p w14:paraId="629F7BCE"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c>
          <w:tcPr>
            <w:tcW w:w="2520" w:type="dxa"/>
          </w:tcPr>
          <w:p w14:paraId="1B5D8280"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I used min-max scaling to scale the values to the range [0,1] by subtracting the min value and dividing by the range.</w:t>
            </w:r>
          </w:p>
        </w:tc>
      </w:tr>
      <w:tr w:rsidR="00BA3934" w:rsidRPr="002810C1" w14:paraId="1760BFA4"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3940C190"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mode</w:t>
            </w:r>
          </w:p>
        </w:tc>
        <w:tc>
          <w:tcPr>
            <w:tcW w:w="5173" w:type="dxa"/>
          </w:tcPr>
          <w:p w14:paraId="044E92A6" w14:textId="77777777" w:rsidR="00BA3934"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Mode indicates the modality (major or minor) of a track, the type of scale from which its melodic content is derived. Major is represented by 1 and minor is 0.</w:t>
            </w:r>
          </w:p>
          <w:p w14:paraId="555C9BE8"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c>
          <w:tcPr>
            <w:tcW w:w="2520" w:type="dxa"/>
          </w:tcPr>
          <w:p w14:paraId="5CD5F68F"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No further scaling action needed.</w:t>
            </w:r>
          </w:p>
        </w:tc>
      </w:tr>
      <w:tr w:rsidR="00BA3934" w:rsidRPr="002810C1" w14:paraId="7A78EEAA"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75A4BB6F" w14:textId="77777777" w:rsidR="00BA3934" w:rsidRPr="002810C1" w:rsidRDefault="00BA3934" w:rsidP="00D95754">
            <w:pPr>
              <w:rPr>
                <w:rFonts w:ascii="Times New Roman" w:eastAsia="Times New Roman" w:hAnsi="Times New Roman" w:cs="Times New Roman"/>
                <w:sz w:val="14"/>
                <w:szCs w:val="14"/>
              </w:rPr>
            </w:pPr>
            <w:proofErr w:type="spellStart"/>
            <w:r w:rsidRPr="002810C1">
              <w:rPr>
                <w:rFonts w:ascii="Times New Roman" w:eastAsia="Times New Roman" w:hAnsi="Times New Roman" w:cs="Times New Roman"/>
                <w:sz w:val="14"/>
                <w:szCs w:val="14"/>
              </w:rPr>
              <w:t>speechiness</w:t>
            </w:r>
            <w:proofErr w:type="spellEnd"/>
          </w:p>
        </w:tc>
        <w:tc>
          <w:tcPr>
            <w:tcW w:w="5173" w:type="dxa"/>
          </w:tcPr>
          <w:p w14:paraId="4BB78EC1" w14:textId="77777777" w:rsidR="00BA3934"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Speechiness</w:t>
            </w:r>
            <w:proofErr w:type="spellEnd"/>
            <w:r w:rsidRPr="002810C1">
              <w:rPr>
                <w:sz w:val="14"/>
                <w:szCs w:val="14"/>
              </w:rPr>
              <w:t xml:space="preserve">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5BEC5EA6"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c>
          <w:tcPr>
            <w:tcW w:w="2520" w:type="dxa"/>
          </w:tcPr>
          <w:p w14:paraId="15F7ECA9" w14:textId="77777777" w:rsidR="00BA3934" w:rsidRDefault="00BA3934" w:rsidP="00D95754">
            <w:pPr>
              <w:pStyle w:val="NoSpacing"/>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4"/>
                <w:szCs w:val="14"/>
              </w:rPr>
            </w:pPr>
            <w:r>
              <w:rPr>
                <w:rFonts w:eastAsia="Times New Roman" w:cs="Times New Roman"/>
                <w:color w:val="000000"/>
                <w:sz w:val="14"/>
                <w:szCs w:val="14"/>
              </w:rPr>
              <w:t xml:space="preserve">This attribute ranges from 0 to 1. </w:t>
            </w:r>
          </w:p>
          <w:p w14:paraId="633EC784"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rFonts w:eastAsia="Times New Roman" w:cs="Times New Roman"/>
                <w:color w:val="000000"/>
                <w:sz w:val="14"/>
                <w:szCs w:val="14"/>
              </w:rPr>
              <w:t>No further scaling action needed.</w:t>
            </w:r>
          </w:p>
        </w:tc>
      </w:tr>
      <w:tr w:rsidR="00BA3934" w:rsidRPr="002810C1" w14:paraId="1F7719CE"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0C68D630" w14:textId="77777777" w:rsidR="00BA3934" w:rsidRPr="002810C1" w:rsidRDefault="00BA3934" w:rsidP="00D9575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tempo</w:t>
            </w:r>
          </w:p>
        </w:tc>
        <w:tc>
          <w:tcPr>
            <w:tcW w:w="5173" w:type="dxa"/>
          </w:tcPr>
          <w:p w14:paraId="2CEDAE9B"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The overall estimated tempo of a track in beats per minute (BPM). In musical terminology, tempo is the speed or pace of a given piece and derives directly from the average beat duration.</w:t>
            </w:r>
          </w:p>
        </w:tc>
        <w:tc>
          <w:tcPr>
            <w:tcW w:w="2520" w:type="dxa"/>
          </w:tcPr>
          <w:p w14:paraId="35502881" w14:textId="77777777" w:rsidR="00BA3934"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I used min-max scaling to scale the values to the range [0,1] by subtracting the min value and dividing by the range.</w:t>
            </w:r>
          </w:p>
          <w:p w14:paraId="5F2EBF8B"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r>
      <w:tr w:rsidR="00BA3934" w:rsidRPr="002810C1" w14:paraId="02E9B20E"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725B34D" w14:textId="77777777" w:rsidR="00BA3934" w:rsidRPr="002810C1" w:rsidRDefault="00BA3934" w:rsidP="00D95754">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duration_ms</w:t>
            </w:r>
            <w:proofErr w:type="spellEnd"/>
          </w:p>
        </w:tc>
        <w:tc>
          <w:tcPr>
            <w:tcW w:w="5173" w:type="dxa"/>
          </w:tcPr>
          <w:p w14:paraId="3C5C650B"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Duration_ms</w:t>
            </w:r>
            <w:proofErr w:type="spellEnd"/>
            <w:r w:rsidRPr="002810C1">
              <w:rPr>
                <w:sz w:val="14"/>
                <w:szCs w:val="14"/>
              </w:rPr>
              <w:t xml:space="preserve"> is the duration of a track in milliseconds.</w:t>
            </w:r>
          </w:p>
        </w:tc>
        <w:tc>
          <w:tcPr>
            <w:tcW w:w="2520" w:type="dxa"/>
          </w:tcPr>
          <w:p w14:paraId="3F9D2931" w14:textId="77777777" w:rsidR="00BA3934"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Duration of a track is irrelevant for predicting the streams. Thus, I won’t include this attribute in my model.</w:t>
            </w:r>
          </w:p>
          <w:p w14:paraId="0B42209C"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r>
      <w:tr w:rsidR="00BA3934" w:rsidRPr="002810C1" w14:paraId="1B194F3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5A606B19" w14:textId="77777777" w:rsidR="00BA3934" w:rsidRPr="002810C1" w:rsidRDefault="00BA3934" w:rsidP="00D95754">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popularity</w:t>
            </w:r>
          </w:p>
        </w:tc>
        <w:tc>
          <w:tcPr>
            <w:tcW w:w="5173" w:type="dxa"/>
          </w:tcPr>
          <w:p w14:paraId="3FF977C6"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Spotify calculated the popularity of a track based on: 1) total streams of a track, 2) how recently a track has been played, 3) the frequency that a track has been played.</w:t>
            </w:r>
          </w:p>
        </w:tc>
        <w:tc>
          <w:tcPr>
            <w:tcW w:w="2520" w:type="dxa"/>
          </w:tcPr>
          <w:p w14:paraId="6074C1AB" w14:textId="77777777" w:rsidR="00BA3934"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As </w:t>
            </w:r>
            <w:proofErr w:type="spellStart"/>
            <w:r>
              <w:rPr>
                <w:sz w:val="14"/>
                <w:szCs w:val="14"/>
              </w:rPr>
              <w:t>msPlayed</w:t>
            </w:r>
            <w:proofErr w:type="spellEnd"/>
            <w:r>
              <w:rPr>
                <w:sz w:val="14"/>
                <w:szCs w:val="14"/>
              </w:rPr>
              <w:t xml:space="preserve"> (i.e. streaming time) has been determined as the dependent variable, I excluded the popularity.</w:t>
            </w:r>
          </w:p>
          <w:p w14:paraId="7A3695AF"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r>
      <w:tr w:rsidR="00BA3934" w:rsidRPr="002810C1" w14:paraId="1BE1EAD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535" w:type="dxa"/>
            <w:gridSpan w:val="3"/>
          </w:tcPr>
          <w:p w14:paraId="3501A9F5" w14:textId="77777777" w:rsidR="00BA3934" w:rsidRPr="002810C1" w:rsidRDefault="00BA3934" w:rsidP="00D95754">
            <w:pPr>
              <w:pStyle w:val="NoSpacing"/>
              <w:rPr>
                <w:i/>
                <w:iCs/>
                <w:color w:val="70AD47" w:themeColor="accent6"/>
                <w:sz w:val="14"/>
                <w:szCs w:val="14"/>
              </w:rPr>
            </w:pPr>
            <w:r w:rsidRPr="002810C1">
              <w:rPr>
                <w:i/>
                <w:iCs/>
                <w:color w:val="70AD47" w:themeColor="accent6"/>
                <w:sz w:val="14"/>
                <w:szCs w:val="14"/>
              </w:rPr>
              <w:t>General Features</w:t>
            </w:r>
          </w:p>
        </w:tc>
      </w:tr>
      <w:tr w:rsidR="00BA3934" w:rsidRPr="002810C1" w14:paraId="665C40C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44FAA427" w14:textId="77777777" w:rsidR="00BA3934" w:rsidRPr="002810C1" w:rsidRDefault="00BA3934" w:rsidP="00D95754">
            <w:pPr>
              <w:pStyle w:val="NoSpacing"/>
              <w:rPr>
                <w:sz w:val="14"/>
                <w:szCs w:val="14"/>
              </w:rPr>
            </w:pPr>
            <w:r w:rsidRPr="002810C1">
              <w:rPr>
                <w:sz w:val="14"/>
                <w:szCs w:val="14"/>
              </w:rPr>
              <w:t>artist</w:t>
            </w:r>
          </w:p>
        </w:tc>
        <w:tc>
          <w:tcPr>
            <w:tcW w:w="5173" w:type="dxa"/>
          </w:tcPr>
          <w:p w14:paraId="5E783D8A"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 xml:space="preserve">Artist represents the artist name of the track. </w:t>
            </w:r>
          </w:p>
        </w:tc>
        <w:tc>
          <w:tcPr>
            <w:tcW w:w="2520" w:type="dxa"/>
          </w:tcPr>
          <w:p w14:paraId="45DDBB03" w14:textId="77777777" w:rsidR="00BA3934" w:rsidRPr="002810C1" w:rsidRDefault="00BA3934" w:rsidP="00D95754">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BA3934" w:rsidRPr="002810C1" w14:paraId="415A6CB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7C2EC2B9" w14:textId="77777777" w:rsidR="00BA3934" w:rsidRPr="002810C1" w:rsidRDefault="00BA3934" w:rsidP="00D95754">
            <w:pPr>
              <w:pStyle w:val="NoSpacing"/>
              <w:rPr>
                <w:sz w:val="14"/>
                <w:szCs w:val="14"/>
              </w:rPr>
            </w:pPr>
            <w:r w:rsidRPr="002810C1">
              <w:rPr>
                <w:sz w:val="14"/>
                <w:szCs w:val="14"/>
              </w:rPr>
              <w:t>track</w:t>
            </w:r>
          </w:p>
        </w:tc>
        <w:tc>
          <w:tcPr>
            <w:tcW w:w="5173" w:type="dxa"/>
          </w:tcPr>
          <w:p w14:paraId="28F133A3"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Track represents the track name of the song.</w:t>
            </w:r>
          </w:p>
        </w:tc>
        <w:tc>
          <w:tcPr>
            <w:tcW w:w="2520" w:type="dxa"/>
          </w:tcPr>
          <w:p w14:paraId="4856B494" w14:textId="77777777" w:rsidR="00BA3934" w:rsidRPr="002810C1" w:rsidRDefault="00BA3934" w:rsidP="00D95754">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BA3934" w:rsidRPr="002810C1" w14:paraId="08BE23C8"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450A090A" w14:textId="77777777" w:rsidR="00BA3934" w:rsidRPr="002810C1" w:rsidRDefault="00BA3934" w:rsidP="00D95754">
            <w:pPr>
              <w:pStyle w:val="NoSpacing"/>
              <w:rPr>
                <w:sz w:val="14"/>
                <w:szCs w:val="14"/>
              </w:rPr>
            </w:pPr>
            <w:r w:rsidRPr="002810C1">
              <w:rPr>
                <w:sz w:val="14"/>
                <w:szCs w:val="14"/>
              </w:rPr>
              <w:t>album</w:t>
            </w:r>
          </w:p>
        </w:tc>
        <w:tc>
          <w:tcPr>
            <w:tcW w:w="5173" w:type="dxa"/>
          </w:tcPr>
          <w:p w14:paraId="2D09ACEF"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Album represents the name of the album that a track belongs to.</w:t>
            </w:r>
          </w:p>
        </w:tc>
        <w:tc>
          <w:tcPr>
            <w:tcW w:w="2520" w:type="dxa"/>
          </w:tcPr>
          <w:p w14:paraId="673C20AB" w14:textId="77777777" w:rsidR="00BA3934" w:rsidRPr="002810C1" w:rsidRDefault="00BA3934" w:rsidP="00D95754">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BA3934" w:rsidRPr="002810C1" w14:paraId="6E07BB5F"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016F531A" w14:textId="77777777" w:rsidR="00BA3934" w:rsidRPr="002810C1" w:rsidRDefault="00BA3934" w:rsidP="00D95754">
            <w:pPr>
              <w:pStyle w:val="NoSpacing"/>
              <w:rPr>
                <w:sz w:val="14"/>
                <w:szCs w:val="14"/>
              </w:rPr>
            </w:pPr>
            <w:proofErr w:type="spellStart"/>
            <w:r w:rsidRPr="002810C1">
              <w:rPr>
                <w:sz w:val="14"/>
                <w:szCs w:val="14"/>
              </w:rPr>
              <w:t>msPlayed</w:t>
            </w:r>
            <w:proofErr w:type="spellEnd"/>
          </w:p>
        </w:tc>
        <w:tc>
          <w:tcPr>
            <w:tcW w:w="5173" w:type="dxa"/>
          </w:tcPr>
          <w:p w14:paraId="26D3BCB3"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MsPlayed</w:t>
            </w:r>
            <w:proofErr w:type="spellEnd"/>
            <w:r w:rsidRPr="002810C1">
              <w:rPr>
                <w:sz w:val="14"/>
                <w:szCs w:val="14"/>
              </w:rPr>
              <w:t xml:space="preserve"> represents the streaming time of a track in milliseconds.</w:t>
            </w:r>
          </w:p>
        </w:tc>
        <w:tc>
          <w:tcPr>
            <w:tcW w:w="2520" w:type="dxa"/>
          </w:tcPr>
          <w:p w14:paraId="23FAF7F8" w14:textId="77777777" w:rsidR="00BA3934" w:rsidRPr="002810C1" w:rsidRDefault="00BA3934" w:rsidP="00D95754">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BA3934" w:rsidRPr="002810C1" w14:paraId="3A6B01A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39AC1EA4" w14:textId="77777777" w:rsidR="00BA3934" w:rsidRPr="002810C1" w:rsidRDefault="00BA3934" w:rsidP="00D95754">
            <w:pPr>
              <w:pStyle w:val="NoSpacing"/>
              <w:rPr>
                <w:sz w:val="14"/>
                <w:szCs w:val="14"/>
              </w:rPr>
            </w:pPr>
            <w:proofErr w:type="spellStart"/>
            <w:r w:rsidRPr="002810C1">
              <w:rPr>
                <w:sz w:val="14"/>
                <w:szCs w:val="14"/>
              </w:rPr>
              <w:t>uri</w:t>
            </w:r>
            <w:proofErr w:type="spellEnd"/>
          </w:p>
        </w:tc>
        <w:tc>
          <w:tcPr>
            <w:tcW w:w="5173" w:type="dxa"/>
          </w:tcPr>
          <w:p w14:paraId="1B2043D6"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The Spotify URI for the track. Uniform resource indicator is a link that you can find in the Share menu of any track, album, or Artist Profile on Spotify.</w:t>
            </w:r>
          </w:p>
        </w:tc>
        <w:tc>
          <w:tcPr>
            <w:tcW w:w="2520" w:type="dxa"/>
            <w:vAlign w:val="center"/>
          </w:tcPr>
          <w:p w14:paraId="3FD71C71" w14:textId="77777777" w:rsidR="00BA3934" w:rsidRPr="002810C1" w:rsidRDefault="00BA3934" w:rsidP="00D95754">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BA3934" w:rsidRPr="002810C1" w14:paraId="0F79794E"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535" w:type="dxa"/>
            <w:gridSpan w:val="3"/>
          </w:tcPr>
          <w:p w14:paraId="362A4A84" w14:textId="77777777" w:rsidR="00BA3934" w:rsidRPr="002810C1" w:rsidRDefault="00BA3934" w:rsidP="00D95754">
            <w:pPr>
              <w:pStyle w:val="NoSpacing"/>
              <w:rPr>
                <w:i/>
                <w:iCs/>
                <w:color w:val="70AD47" w:themeColor="accent6"/>
                <w:sz w:val="14"/>
                <w:szCs w:val="14"/>
              </w:rPr>
            </w:pPr>
            <w:r w:rsidRPr="002810C1">
              <w:rPr>
                <w:i/>
                <w:iCs/>
                <w:color w:val="70AD47" w:themeColor="accent6"/>
                <w:sz w:val="14"/>
                <w:szCs w:val="14"/>
              </w:rPr>
              <w:t>Other Features</w:t>
            </w:r>
          </w:p>
        </w:tc>
      </w:tr>
      <w:tr w:rsidR="00BA3934" w:rsidRPr="002810C1" w14:paraId="6D79CCC4"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422F6686" w14:textId="77777777" w:rsidR="00BA3934" w:rsidRPr="002810C1" w:rsidRDefault="00BA3934" w:rsidP="00D95754">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endTime</w:t>
            </w:r>
            <w:proofErr w:type="spellEnd"/>
          </w:p>
        </w:tc>
        <w:tc>
          <w:tcPr>
            <w:tcW w:w="5173" w:type="dxa"/>
          </w:tcPr>
          <w:p w14:paraId="2F7CFD92"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2810C1">
              <w:rPr>
                <w:sz w:val="14"/>
                <w:szCs w:val="14"/>
              </w:rPr>
              <w:t>EndTime</w:t>
            </w:r>
            <w:proofErr w:type="spellEnd"/>
            <w:r w:rsidRPr="002810C1">
              <w:rPr>
                <w:sz w:val="14"/>
                <w:szCs w:val="14"/>
              </w:rPr>
              <w:t xml:space="preserve"> is the time when I end listening to the track. For example, 2020-01-16 23:31 means that I ended listening to a certain song at 23:31 on January 16, 2020.</w:t>
            </w:r>
          </w:p>
        </w:tc>
        <w:tc>
          <w:tcPr>
            <w:tcW w:w="2520" w:type="dxa"/>
            <w:vAlign w:val="center"/>
          </w:tcPr>
          <w:p w14:paraId="69188A2D" w14:textId="77777777" w:rsidR="00BA3934" w:rsidRPr="002810C1" w:rsidRDefault="00BA3934" w:rsidP="00D95754">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BA3934" w:rsidRPr="002810C1" w14:paraId="20FEF70D"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74B17509" w14:textId="77777777" w:rsidR="00BA3934" w:rsidRPr="002810C1" w:rsidRDefault="00BA3934" w:rsidP="00D95754">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rank</w:t>
            </w:r>
          </w:p>
        </w:tc>
        <w:tc>
          <w:tcPr>
            <w:tcW w:w="5173" w:type="dxa"/>
          </w:tcPr>
          <w:p w14:paraId="56E3C198"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Rank represents the ranking of the tracks by a certain week.</w:t>
            </w:r>
          </w:p>
        </w:tc>
        <w:tc>
          <w:tcPr>
            <w:tcW w:w="2520" w:type="dxa"/>
          </w:tcPr>
          <w:p w14:paraId="7A86D0A3" w14:textId="77777777" w:rsidR="00BA3934" w:rsidRPr="002810C1" w:rsidRDefault="00BA3934" w:rsidP="00D95754">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BA3934" w:rsidRPr="002810C1" w14:paraId="668E1DD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70586EAF" w14:textId="77777777" w:rsidR="00BA3934" w:rsidRPr="002810C1" w:rsidRDefault="00BA3934" w:rsidP="00D95754">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source</w:t>
            </w:r>
          </w:p>
        </w:tc>
        <w:tc>
          <w:tcPr>
            <w:tcW w:w="5173" w:type="dxa"/>
          </w:tcPr>
          <w:p w14:paraId="0B9B1BED"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Source is the music label of the track.</w:t>
            </w:r>
          </w:p>
        </w:tc>
        <w:tc>
          <w:tcPr>
            <w:tcW w:w="2520" w:type="dxa"/>
          </w:tcPr>
          <w:p w14:paraId="588AF963" w14:textId="77777777" w:rsidR="00BA3934" w:rsidRPr="002810C1" w:rsidRDefault="00BA3934" w:rsidP="00D95754">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BA3934" w:rsidRPr="002810C1" w14:paraId="7380FF8F"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751B7088" w14:textId="77777777" w:rsidR="00BA3934" w:rsidRPr="002810C1" w:rsidRDefault="00BA3934" w:rsidP="00D95754">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peak_rank</w:t>
            </w:r>
            <w:proofErr w:type="spellEnd"/>
          </w:p>
        </w:tc>
        <w:tc>
          <w:tcPr>
            <w:tcW w:w="5173" w:type="dxa"/>
          </w:tcPr>
          <w:p w14:paraId="38B910C9"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Peak_rank</w:t>
            </w:r>
            <w:proofErr w:type="spellEnd"/>
            <w:r w:rsidRPr="002810C1">
              <w:rPr>
                <w:sz w:val="14"/>
                <w:szCs w:val="14"/>
              </w:rPr>
              <w:t xml:space="preserve"> represents the highest rank of a track.</w:t>
            </w:r>
          </w:p>
        </w:tc>
        <w:tc>
          <w:tcPr>
            <w:tcW w:w="2520" w:type="dxa"/>
          </w:tcPr>
          <w:p w14:paraId="2EC5C0C5" w14:textId="77777777" w:rsidR="00BA3934" w:rsidRPr="002810C1" w:rsidRDefault="00BA3934" w:rsidP="00D95754">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BA3934" w:rsidRPr="002810C1" w14:paraId="2EA2A8A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36D9016B" w14:textId="77777777" w:rsidR="00BA3934" w:rsidRPr="002810C1" w:rsidRDefault="00BA3934" w:rsidP="00D95754">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previous_rank</w:t>
            </w:r>
            <w:proofErr w:type="spellEnd"/>
          </w:p>
        </w:tc>
        <w:tc>
          <w:tcPr>
            <w:tcW w:w="5173" w:type="dxa"/>
          </w:tcPr>
          <w:p w14:paraId="3E183213"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2810C1">
              <w:rPr>
                <w:sz w:val="14"/>
                <w:szCs w:val="14"/>
              </w:rPr>
              <w:t>Previous_rank</w:t>
            </w:r>
            <w:proofErr w:type="spellEnd"/>
            <w:r w:rsidRPr="002810C1">
              <w:rPr>
                <w:sz w:val="14"/>
                <w:szCs w:val="14"/>
              </w:rPr>
              <w:t xml:space="preserve"> represents the previous rank of a track.</w:t>
            </w:r>
          </w:p>
        </w:tc>
        <w:tc>
          <w:tcPr>
            <w:tcW w:w="2520" w:type="dxa"/>
          </w:tcPr>
          <w:p w14:paraId="4145D254" w14:textId="77777777" w:rsidR="00BA3934" w:rsidRPr="002810C1" w:rsidRDefault="00BA3934" w:rsidP="00D95754">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BA3934" w:rsidRPr="002810C1" w14:paraId="10C284E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12DA541" w14:textId="77777777" w:rsidR="00BA3934" w:rsidRPr="002810C1" w:rsidRDefault="00BA3934" w:rsidP="00D95754">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weeks_on_chart</w:t>
            </w:r>
            <w:proofErr w:type="spellEnd"/>
          </w:p>
        </w:tc>
        <w:tc>
          <w:tcPr>
            <w:tcW w:w="5173" w:type="dxa"/>
          </w:tcPr>
          <w:p w14:paraId="3F296F20"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Weeks_on_chart</w:t>
            </w:r>
            <w:proofErr w:type="spellEnd"/>
            <w:r w:rsidRPr="002810C1">
              <w:rPr>
                <w:sz w:val="14"/>
                <w:szCs w:val="14"/>
              </w:rPr>
              <w:t xml:space="preserve"> means how many weeks a track stays on chart.</w:t>
            </w:r>
          </w:p>
        </w:tc>
        <w:tc>
          <w:tcPr>
            <w:tcW w:w="2520" w:type="dxa"/>
          </w:tcPr>
          <w:p w14:paraId="33990787" w14:textId="77777777" w:rsidR="00BA3934" w:rsidRPr="002810C1" w:rsidRDefault="00BA3934" w:rsidP="00D95754">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BA3934" w:rsidRPr="002810C1" w14:paraId="689DE75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842" w:type="dxa"/>
          </w:tcPr>
          <w:p w14:paraId="1171A155" w14:textId="77777777" w:rsidR="00BA3934" w:rsidRPr="002810C1" w:rsidRDefault="00BA3934" w:rsidP="00D95754">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year</w:t>
            </w:r>
          </w:p>
        </w:tc>
        <w:tc>
          <w:tcPr>
            <w:tcW w:w="5173" w:type="dxa"/>
          </w:tcPr>
          <w:p w14:paraId="4F4706AE" w14:textId="77777777" w:rsidR="00BA3934" w:rsidRPr="002810C1" w:rsidRDefault="00BA3934" w:rsidP="00D9575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Year indicates which year the track is released on Spotify.</w:t>
            </w:r>
          </w:p>
        </w:tc>
        <w:tc>
          <w:tcPr>
            <w:tcW w:w="2520" w:type="dxa"/>
          </w:tcPr>
          <w:p w14:paraId="72D82204" w14:textId="77777777" w:rsidR="00BA3934" w:rsidRPr="002810C1" w:rsidRDefault="00BA3934" w:rsidP="00D95754">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BA3934" w:rsidRPr="002810C1" w14:paraId="63932A8A"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0CC1DAFE" w14:textId="77777777" w:rsidR="00BA3934" w:rsidRPr="002810C1" w:rsidRDefault="00BA3934" w:rsidP="00D95754">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released_date</w:t>
            </w:r>
            <w:proofErr w:type="spellEnd"/>
          </w:p>
        </w:tc>
        <w:tc>
          <w:tcPr>
            <w:tcW w:w="5173" w:type="dxa"/>
          </w:tcPr>
          <w:p w14:paraId="03FAED96" w14:textId="77777777" w:rsidR="00BA3934" w:rsidRPr="002810C1" w:rsidRDefault="00BA3934" w:rsidP="00D9575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Released_date</w:t>
            </w:r>
            <w:proofErr w:type="spellEnd"/>
            <w:r w:rsidRPr="002810C1">
              <w:rPr>
                <w:sz w:val="14"/>
                <w:szCs w:val="14"/>
              </w:rPr>
              <w:t xml:space="preserve"> indicates which date or year the track is released on Spotify.</w:t>
            </w:r>
          </w:p>
        </w:tc>
        <w:tc>
          <w:tcPr>
            <w:tcW w:w="2520" w:type="dxa"/>
          </w:tcPr>
          <w:p w14:paraId="4C794685" w14:textId="77777777" w:rsidR="00BA3934" w:rsidRPr="002810C1" w:rsidRDefault="00BA3934" w:rsidP="00D95754">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bl>
    <w:p w14:paraId="1FD3E240" w14:textId="77777777" w:rsidR="00BA3934" w:rsidDel="007C4443" w:rsidRDefault="00BA3934" w:rsidP="00BA3934">
      <w:pPr>
        <w:rPr>
          <w:del w:id="227" w:author="Lin, Madeline" w:date="2023-04-07T22:40:00Z"/>
          <w:rFonts w:ascii="Times New Roman" w:eastAsia="Times New Roman" w:hAnsi="Times New Roman" w:cs="Times New Roman"/>
          <w:b/>
          <w:bCs/>
          <w:color w:val="70AD47"/>
        </w:rPr>
      </w:pPr>
    </w:p>
    <w:p w14:paraId="1E9B7D3B" w14:textId="77777777" w:rsidR="00BA3934" w:rsidDel="007C4443" w:rsidRDefault="00BA3934" w:rsidP="00BA3934">
      <w:pPr>
        <w:rPr>
          <w:del w:id="228" w:author="Lin, Madeline" w:date="2023-04-07T22:40:00Z"/>
          <w:rFonts w:ascii="Times New Roman" w:eastAsia="Times New Roman" w:hAnsi="Times New Roman" w:cs="Times New Roman"/>
          <w:i/>
          <w:iCs/>
          <w:color w:val="70AD47" w:themeColor="accent6"/>
        </w:rPr>
      </w:pPr>
    </w:p>
    <w:p w14:paraId="4E1FFAF4" w14:textId="77777777" w:rsidR="00BA3934" w:rsidDel="007C4443" w:rsidRDefault="00BA3934" w:rsidP="00BA3934">
      <w:pPr>
        <w:rPr>
          <w:del w:id="229" w:author="Lin, Madeline" w:date="2023-04-07T22:40:00Z"/>
          <w:rFonts w:ascii="Times New Roman" w:eastAsia="Times New Roman" w:hAnsi="Times New Roman" w:cs="Times New Roman"/>
          <w:i/>
          <w:iCs/>
          <w:color w:val="70AD47" w:themeColor="accent6"/>
        </w:rPr>
      </w:pPr>
    </w:p>
    <w:p w14:paraId="3BEB3729" w14:textId="77777777" w:rsidR="00BA3934" w:rsidDel="007C4443" w:rsidRDefault="00BA3934" w:rsidP="00BA3934">
      <w:pPr>
        <w:rPr>
          <w:del w:id="230" w:author="Lin, Madeline" w:date="2023-04-07T22:40:00Z"/>
          <w:rFonts w:ascii="Times New Roman" w:eastAsia="Times New Roman" w:hAnsi="Times New Roman" w:cs="Times New Roman"/>
          <w:i/>
          <w:iCs/>
          <w:color w:val="70AD47" w:themeColor="accent6"/>
        </w:rPr>
      </w:pPr>
    </w:p>
    <w:p w14:paraId="49AFF58A" w14:textId="77777777" w:rsidR="00BA3934" w:rsidRDefault="00BA3934" w:rsidP="00BA3934">
      <w:pPr>
        <w:rPr>
          <w:rFonts w:ascii="Times New Roman" w:eastAsia="Times New Roman" w:hAnsi="Times New Roman" w:cs="Times New Roman"/>
          <w:i/>
          <w:iCs/>
          <w:color w:val="70AD47" w:themeColor="accent6"/>
        </w:rPr>
      </w:pPr>
    </w:p>
    <w:p w14:paraId="7E6B7A35" w14:textId="77777777" w:rsidR="00BA3934" w:rsidRDefault="00BA3934" w:rsidP="00BA3934">
      <w:pPr>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C</w:t>
      </w:r>
      <w:r w:rsidRPr="007F0E6B">
        <w:rPr>
          <w:rFonts w:ascii="Times New Roman" w:eastAsia="Times New Roman" w:hAnsi="Times New Roman" w:cs="Times New Roman"/>
          <w:i/>
          <w:iCs/>
          <w:color w:val="70AD47" w:themeColor="accent6"/>
        </w:rPr>
        <w:t>ode</w:t>
      </w:r>
    </w:p>
    <w:p w14:paraId="7C3C439A" w14:textId="77777777" w:rsidR="00BA3934" w:rsidRDefault="00BA3934" w:rsidP="00BA3934">
      <w:pPr>
        <w:rPr>
          <w:rFonts w:ascii="Times New Roman" w:eastAsia="Times New Roman" w:hAnsi="Times New Roman" w:cs="Times New Roman"/>
          <w:i/>
          <w:iCs/>
          <w:color w:val="70AD47" w:themeColor="accent6"/>
        </w:rPr>
      </w:pPr>
      <w:r>
        <w:rPr>
          <w:noProof/>
        </w:rPr>
        <w:drawing>
          <wp:inline distT="0" distB="0" distL="0" distR="0" wp14:anchorId="5B3E84BB" wp14:editId="0876F292">
            <wp:extent cx="5943600" cy="7867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86765"/>
                    </a:xfrm>
                    <a:prstGeom prst="rect">
                      <a:avLst/>
                    </a:prstGeom>
                  </pic:spPr>
                </pic:pic>
              </a:graphicData>
            </a:graphic>
          </wp:inline>
        </w:drawing>
      </w:r>
    </w:p>
    <w:p w14:paraId="2EFA70FE" w14:textId="77777777" w:rsidR="00BA3934" w:rsidRPr="007F0E6B" w:rsidRDefault="00BA3934" w:rsidP="00BA3934">
      <w:pPr>
        <w:rPr>
          <w:rFonts w:ascii="Times New Roman" w:eastAsia="Times New Roman" w:hAnsi="Times New Roman" w:cs="Times New Roman"/>
          <w:i/>
          <w:iCs/>
          <w:color w:val="70AD47" w:themeColor="accent6"/>
        </w:rPr>
      </w:pPr>
    </w:p>
    <w:p w14:paraId="58CD9876" w14:textId="77777777" w:rsidR="00BA3934" w:rsidRDefault="00BA3934" w:rsidP="00BA3934">
      <w:pPr>
        <w:rPr>
          <w:rFonts w:ascii="Times New Roman" w:eastAsia="Times New Roman" w:hAnsi="Times New Roman" w:cs="Times New Roman"/>
          <w:i/>
          <w:iCs/>
          <w:color w:val="70AD47" w:themeColor="accent6"/>
        </w:rPr>
      </w:pPr>
      <w:r>
        <w:rPr>
          <w:noProof/>
        </w:rPr>
        <w:lastRenderedPageBreak/>
        <w:drawing>
          <wp:inline distT="0" distB="0" distL="0" distR="0" wp14:anchorId="56448F73" wp14:editId="1F400266">
            <wp:extent cx="5943600" cy="520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08905"/>
                    </a:xfrm>
                    <a:prstGeom prst="rect">
                      <a:avLst/>
                    </a:prstGeom>
                  </pic:spPr>
                </pic:pic>
              </a:graphicData>
            </a:graphic>
          </wp:inline>
        </w:drawing>
      </w:r>
    </w:p>
    <w:p w14:paraId="625EDF0D" w14:textId="77777777" w:rsidR="00BA3934" w:rsidRDefault="00BA3934" w:rsidP="00BA3934">
      <w:pPr>
        <w:rPr>
          <w:rFonts w:ascii="Times New Roman" w:eastAsia="Times New Roman" w:hAnsi="Times New Roman" w:cs="Times New Roman"/>
          <w:i/>
          <w:iCs/>
          <w:color w:val="70AD47" w:themeColor="accent6"/>
        </w:rPr>
      </w:pPr>
    </w:p>
    <w:p w14:paraId="6C9FDD0C" w14:textId="080F706C" w:rsidR="00BA3934" w:rsidDel="007C4443" w:rsidRDefault="00BA3934" w:rsidP="00BA3934">
      <w:pPr>
        <w:rPr>
          <w:del w:id="231" w:author="Lin, Madeline" w:date="2023-04-07T22:40:00Z"/>
          <w:rFonts w:ascii="Times New Roman" w:eastAsia="Times New Roman" w:hAnsi="Times New Roman" w:cs="Times New Roman"/>
          <w:i/>
          <w:iCs/>
          <w:color w:val="70AD47" w:themeColor="accent6"/>
        </w:rPr>
      </w:pPr>
    </w:p>
    <w:p w14:paraId="4BF001B5" w14:textId="5358A391" w:rsidR="00BA3934" w:rsidDel="007C4443" w:rsidRDefault="00BA3934" w:rsidP="00BA3934">
      <w:pPr>
        <w:rPr>
          <w:del w:id="232" w:author="Lin, Madeline" w:date="2023-04-07T22:40:00Z"/>
          <w:rFonts w:ascii="Times New Roman" w:eastAsia="Times New Roman" w:hAnsi="Times New Roman" w:cs="Times New Roman"/>
          <w:i/>
          <w:iCs/>
          <w:color w:val="70AD47" w:themeColor="accent6"/>
        </w:rPr>
      </w:pPr>
    </w:p>
    <w:p w14:paraId="517E4968" w14:textId="0A87E4B2" w:rsidR="00BA3934" w:rsidDel="007C4443" w:rsidRDefault="00BA3934" w:rsidP="00BA3934">
      <w:pPr>
        <w:rPr>
          <w:del w:id="233" w:author="Lin, Madeline" w:date="2023-04-07T22:40:00Z"/>
          <w:rFonts w:ascii="Times New Roman" w:eastAsia="Times New Roman" w:hAnsi="Times New Roman" w:cs="Times New Roman"/>
          <w:i/>
          <w:iCs/>
          <w:color w:val="70AD47" w:themeColor="accent6"/>
        </w:rPr>
      </w:pPr>
    </w:p>
    <w:p w14:paraId="74D2EDA6" w14:textId="1A5D2D2D" w:rsidR="00BA3934" w:rsidDel="007C4443" w:rsidRDefault="00BA3934" w:rsidP="00BA3934">
      <w:pPr>
        <w:rPr>
          <w:del w:id="234" w:author="Lin, Madeline" w:date="2023-04-07T22:40:00Z"/>
          <w:rFonts w:ascii="Times New Roman" w:eastAsia="Times New Roman" w:hAnsi="Times New Roman" w:cs="Times New Roman"/>
          <w:i/>
          <w:iCs/>
          <w:color w:val="70AD47" w:themeColor="accent6"/>
        </w:rPr>
      </w:pPr>
    </w:p>
    <w:p w14:paraId="5AF3F576" w14:textId="039AC6C8" w:rsidR="00BA3934" w:rsidDel="007C4443" w:rsidRDefault="00BA3934" w:rsidP="00BA3934">
      <w:pPr>
        <w:rPr>
          <w:del w:id="235" w:author="Lin, Madeline" w:date="2023-04-07T22:40:00Z"/>
          <w:rFonts w:ascii="Times New Roman" w:eastAsia="Times New Roman" w:hAnsi="Times New Roman" w:cs="Times New Roman"/>
          <w:i/>
          <w:iCs/>
          <w:color w:val="70AD47" w:themeColor="accent6"/>
        </w:rPr>
      </w:pPr>
    </w:p>
    <w:p w14:paraId="5C1C88F5" w14:textId="63C8994E" w:rsidR="00BA3934" w:rsidDel="007C4443" w:rsidRDefault="00BA3934" w:rsidP="00BA3934">
      <w:pPr>
        <w:rPr>
          <w:del w:id="236" w:author="Lin, Madeline" w:date="2023-04-07T22:40:00Z"/>
          <w:rFonts w:ascii="Times New Roman" w:eastAsia="Times New Roman" w:hAnsi="Times New Roman" w:cs="Times New Roman"/>
          <w:i/>
          <w:iCs/>
          <w:color w:val="70AD47" w:themeColor="accent6"/>
        </w:rPr>
      </w:pPr>
    </w:p>
    <w:p w14:paraId="4DBEF7B8" w14:textId="21AE3D73" w:rsidR="00BA3934" w:rsidDel="007C4443" w:rsidRDefault="00BA3934" w:rsidP="00BA3934">
      <w:pPr>
        <w:rPr>
          <w:del w:id="237" w:author="Lin, Madeline" w:date="2023-04-07T22:40:00Z"/>
          <w:rFonts w:ascii="Times New Roman" w:eastAsia="Times New Roman" w:hAnsi="Times New Roman" w:cs="Times New Roman"/>
          <w:i/>
          <w:iCs/>
          <w:color w:val="70AD47" w:themeColor="accent6"/>
        </w:rPr>
      </w:pPr>
    </w:p>
    <w:p w14:paraId="32322A15" w14:textId="34781EC6" w:rsidR="00BA3934" w:rsidDel="007C4443" w:rsidRDefault="00BA3934" w:rsidP="00BA3934">
      <w:pPr>
        <w:rPr>
          <w:del w:id="238" w:author="Lin, Madeline" w:date="2023-04-07T22:40:00Z"/>
          <w:rFonts w:ascii="Times New Roman" w:eastAsia="Times New Roman" w:hAnsi="Times New Roman" w:cs="Times New Roman"/>
          <w:i/>
          <w:iCs/>
          <w:color w:val="70AD47" w:themeColor="accent6"/>
        </w:rPr>
      </w:pPr>
    </w:p>
    <w:p w14:paraId="4985321B" w14:textId="7F415C08" w:rsidR="00BA3934" w:rsidDel="007C4443" w:rsidRDefault="00BA3934" w:rsidP="00BA3934">
      <w:pPr>
        <w:rPr>
          <w:del w:id="239" w:author="Lin, Madeline" w:date="2023-04-07T22:40:00Z"/>
          <w:rFonts w:ascii="Times New Roman" w:eastAsia="Times New Roman" w:hAnsi="Times New Roman" w:cs="Times New Roman"/>
          <w:i/>
          <w:iCs/>
          <w:color w:val="70AD47" w:themeColor="accent6"/>
        </w:rPr>
      </w:pPr>
    </w:p>
    <w:p w14:paraId="15E024C8" w14:textId="09749166" w:rsidR="00BA3934" w:rsidDel="007C4443" w:rsidRDefault="00BA3934" w:rsidP="00BA3934">
      <w:pPr>
        <w:rPr>
          <w:del w:id="240" w:author="Lin, Madeline" w:date="2023-04-07T22:40:00Z"/>
          <w:rFonts w:ascii="Times New Roman" w:eastAsia="Times New Roman" w:hAnsi="Times New Roman" w:cs="Times New Roman"/>
          <w:i/>
          <w:iCs/>
          <w:color w:val="70AD47" w:themeColor="accent6"/>
        </w:rPr>
      </w:pPr>
    </w:p>
    <w:p w14:paraId="52EFC081" w14:textId="77777777" w:rsidR="00BA3934" w:rsidRPr="007F0E6B" w:rsidRDefault="00BA3934" w:rsidP="00BA3934">
      <w:pPr>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Output</w:t>
      </w:r>
    </w:p>
    <w:p w14:paraId="52B90960" w14:textId="77777777" w:rsidR="00BA3934" w:rsidRDefault="00BA3934" w:rsidP="00BA3934">
      <w:pPr>
        <w:rPr>
          <w:rFonts w:ascii="Times New Roman" w:eastAsia="Times New Roman" w:hAnsi="Times New Roman" w:cs="Times New Roman"/>
          <w:b/>
          <w:bCs/>
          <w:color w:val="70AD47"/>
        </w:rPr>
      </w:pPr>
      <w:r>
        <w:rPr>
          <w:noProof/>
        </w:rPr>
        <w:lastRenderedPageBreak/>
        <w:drawing>
          <wp:inline distT="0" distB="0" distL="0" distR="0" wp14:anchorId="75A8D1CD" wp14:editId="6885A200">
            <wp:extent cx="5943600" cy="3234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34690"/>
                    </a:xfrm>
                    <a:prstGeom prst="rect">
                      <a:avLst/>
                    </a:prstGeom>
                  </pic:spPr>
                </pic:pic>
              </a:graphicData>
            </a:graphic>
          </wp:inline>
        </w:drawing>
      </w:r>
    </w:p>
    <w:p w14:paraId="1FA99306" w14:textId="77777777" w:rsidR="00BA3934" w:rsidRDefault="00BA3934" w:rsidP="00BA3934">
      <w:pPr>
        <w:rPr>
          <w:rFonts w:ascii="Times New Roman" w:eastAsia="Times New Roman" w:hAnsi="Times New Roman" w:cs="Times New Roman"/>
          <w:b/>
          <w:bCs/>
          <w:color w:val="70AD47"/>
        </w:rPr>
      </w:pPr>
    </w:p>
    <w:p w14:paraId="477A1D47"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As demonstrated in the above output screenshot, the key, loudness, and tempo attributes have been rescaled from 0 to 1.</w:t>
      </w:r>
    </w:p>
    <w:p w14:paraId="32C20D4D" w14:textId="77777777" w:rsidR="00BA3934" w:rsidRDefault="00BA3934" w:rsidP="00BA3934">
      <w:pPr>
        <w:rPr>
          <w:rFonts w:ascii="Times New Roman" w:eastAsia="Times New Roman" w:hAnsi="Times New Roman" w:cs="Times New Roman"/>
        </w:rPr>
      </w:pPr>
    </w:p>
    <w:p w14:paraId="59851B03" w14:textId="77777777" w:rsidR="00BA3934" w:rsidRDefault="00BA3934" w:rsidP="00BA3934">
      <w:pPr>
        <w:rPr>
          <w:rFonts w:ascii="Times New Roman" w:eastAsia="Times New Roman" w:hAnsi="Times New Roman" w:cs="Times New Roman"/>
        </w:rPr>
      </w:pPr>
      <w:r w:rsidRPr="00D866F1">
        <w:rPr>
          <w:rFonts w:ascii="Times New Roman" w:eastAsia="Times New Roman" w:hAnsi="Times New Roman" w:cs="Times New Roman"/>
        </w:rPr>
        <w:t xml:space="preserve">Additionally, </w:t>
      </w:r>
      <w:r>
        <w:rPr>
          <w:rFonts w:ascii="Times New Roman" w:eastAsia="Times New Roman" w:hAnsi="Times New Roman" w:cs="Times New Roman"/>
        </w:rPr>
        <w:t>I performed the train/validation/test data split before modeling for Individual Dataset. Note that there is no need for train/validation/test data split for Global Weekly Top 100 Songs Dataset as I will use this dataset purely as the test dataset for my optimal stream prediction model. Also, since Generalized Dataset is used to apply unsupervised learning method, I can</w:t>
      </w:r>
      <w:r w:rsidRPr="002E4B9B">
        <w:rPr>
          <w:rFonts w:ascii="Times New Roman" w:eastAsia="Times New Roman" w:hAnsi="Times New Roman" w:cs="Times New Roman"/>
        </w:rPr>
        <w:t xml:space="preserve"> use the entire dataset to find the similar songs</w:t>
      </w:r>
      <w:r>
        <w:rPr>
          <w:rFonts w:ascii="Times New Roman" w:eastAsia="Times New Roman" w:hAnsi="Times New Roman" w:cs="Times New Roman"/>
        </w:rPr>
        <w:t xml:space="preserve"> without the split.</w:t>
      </w:r>
    </w:p>
    <w:p w14:paraId="626A2C56" w14:textId="77777777" w:rsidR="00BA3934" w:rsidRDefault="00BA3934" w:rsidP="00BA3934">
      <w:pPr>
        <w:rPr>
          <w:rFonts w:ascii="Times New Roman" w:eastAsia="Times New Roman" w:hAnsi="Times New Roman" w:cs="Times New Roman"/>
          <w:i/>
          <w:iCs/>
          <w:color w:val="70AD47" w:themeColor="accent6"/>
        </w:rPr>
      </w:pPr>
    </w:p>
    <w:p w14:paraId="1E33CED0" w14:textId="77777777" w:rsidR="00BA3934" w:rsidRPr="0070064A" w:rsidRDefault="00BA3934" w:rsidP="00BA3934">
      <w:pPr>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C</w:t>
      </w:r>
      <w:r w:rsidRPr="007F0E6B">
        <w:rPr>
          <w:rFonts w:ascii="Times New Roman" w:eastAsia="Times New Roman" w:hAnsi="Times New Roman" w:cs="Times New Roman"/>
          <w:i/>
          <w:iCs/>
          <w:color w:val="70AD47" w:themeColor="accent6"/>
        </w:rPr>
        <w:t>ode</w:t>
      </w:r>
    </w:p>
    <w:p w14:paraId="4491C6CC" w14:textId="77777777" w:rsidR="00BA3934" w:rsidRDefault="00BA3934" w:rsidP="00BA3934">
      <w:pPr>
        <w:rPr>
          <w:rFonts w:ascii="Times New Roman" w:eastAsia="Times New Roman" w:hAnsi="Times New Roman" w:cs="Times New Roman"/>
        </w:rPr>
      </w:pPr>
      <w:r>
        <w:rPr>
          <w:noProof/>
        </w:rPr>
        <w:drawing>
          <wp:inline distT="0" distB="0" distL="0" distR="0" wp14:anchorId="69A4D601" wp14:editId="73B2D5CD">
            <wp:extent cx="5943600" cy="22536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53615"/>
                    </a:xfrm>
                    <a:prstGeom prst="rect">
                      <a:avLst/>
                    </a:prstGeom>
                  </pic:spPr>
                </pic:pic>
              </a:graphicData>
            </a:graphic>
          </wp:inline>
        </w:drawing>
      </w:r>
    </w:p>
    <w:p w14:paraId="278453A8" w14:textId="77777777" w:rsidR="00BA3934" w:rsidRDefault="00BA3934" w:rsidP="00BA3934">
      <w:pPr>
        <w:rPr>
          <w:rFonts w:ascii="Times New Roman" w:eastAsia="Times New Roman" w:hAnsi="Times New Roman" w:cs="Times New Roman"/>
          <w:sz w:val="14"/>
          <w:szCs w:val="14"/>
        </w:rPr>
      </w:pPr>
      <w:r w:rsidRPr="00927209">
        <w:rPr>
          <w:rFonts w:ascii="Times New Roman" w:eastAsia="Times New Roman" w:hAnsi="Times New Roman" w:cs="Times New Roman"/>
          <w:sz w:val="14"/>
          <w:szCs w:val="14"/>
        </w:rPr>
        <w:t xml:space="preserve">       *Random seed is used to ensure that the same samples are selected each time the algorithm is run, which in turn ensures the results are reproducible. The value of </w:t>
      </w:r>
    </w:p>
    <w:p w14:paraId="1A8A1BD1" w14:textId="77777777" w:rsidR="00BA3934" w:rsidRPr="00927209" w:rsidRDefault="00BA3934" w:rsidP="00BA3934">
      <w:pPr>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sidRPr="00927209">
        <w:rPr>
          <w:rFonts w:ascii="Times New Roman" w:eastAsia="Times New Roman" w:hAnsi="Times New Roman" w:cs="Times New Roman"/>
          <w:sz w:val="14"/>
          <w:szCs w:val="14"/>
        </w:rPr>
        <w:t>random seed is random but</w:t>
      </w:r>
      <w:r>
        <w:rPr>
          <w:rFonts w:ascii="Times New Roman" w:eastAsia="Times New Roman" w:hAnsi="Times New Roman" w:cs="Times New Roman"/>
          <w:sz w:val="14"/>
          <w:szCs w:val="14"/>
        </w:rPr>
        <w:t xml:space="preserve"> </w:t>
      </w:r>
      <w:r w:rsidRPr="00927209">
        <w:rPr>
          <w:rFonts w:ascii="Times New Roman" w:eastAsia="Times New Roman" w:hAnsi="Times New Roman" w:cs="Times New Roman"/>
          <w:sz w:val="14"/>
          <w:szCs w:val="14"/>
        </w:rPr>
        <w:t>it should stay consistent among different models.</w:t>
      </w:r>
    </w:p>
    <w:p w14:paraId="3F59D4DA" w14:textId="77777777" w:rsidR="00BA3934" w:rsidRDefault="00BA3934" w:rsidP="00BA3934">
      <w:pPr>
        <w:rPr>
          <w:rFonts w:ascii="Times New Roman" w:eastAsia="Times New Roman" w:hAnsi="Times New Roman" w:cs="Times New Roman"/>
          <w:i/>
          <w:iCs/>
          <w:color w:val="70AD47" w:themeColor="accent6"/>
        </w:rPr>
      </w:pPr>
    </w:p>
    <w:p w14:paraId="74478450" w14:textId="77777777" w:rsidR="00BA3934" w:rsidRDefault="00BA3934" w:rsidP="00BA3934">
      <w:pPr>
        <w:rPr>
          <w:rFonts w:ascii="Times New Roman" w:eastAsia="Times New Roman" w:hAnsi="Times New Roman" w:cs="Times New Roman"/>
          <w:i/>
          <w:iCs/>
          <w:color w:val="70AD47" w:themeColor="accent6"/>
        </w:rPr>
      </w:pPr>
    </w:p>
    <w:p w14:paraId="76ABD816" w14:textId="77777777" w:rsidR="00BA3934" w:rsidRDefault="00BA3934" w:rsidP="00BA3934">
      <w:pPr>
        <w:rPr>
          <w:rFonts w:ascii="Times New Roman" w:eastAsia="Times New Roman" w:hAnsi="Times New Roman" w:cs="Times New Roman"/>
          <w:i/>
          <w:iCs/>
          <w:color w:val="70AD47" w:themeColor="accent6"/>
        </w:rPr>
      </w:pPr>
    </w:p>
    <w:p w14:paraId="398DBAE7" w14:textId="77777777" w:rsidR="00BA3934" w:rsidRPr="007F0E6B" w:rsidRDefault="00BA3934" w:rsidP="00BA3934">
      <w:pPr>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lastRenderedPageBreak/>
        <w:t>Output</w:t>
      </w:r>
    </w:p>
    <w:p w14:paraId="0D4813F3" w14:textId="77777777" w:rsidR="00BA3934" w:rsidRDefault="00BA3934" w:rsidP="00BA3934">
      <w:pPr>
        <w:rPr>
          <w:rFonts w:ascii="Times New Roman" w:eastAsia="Times New Roman" w:hAnsi="Times New Roman" w:cs="Times New Roman"/>
        </w:rPr>
      </w:pPr>
      <w:r>
        <w:rPr>
          <w:noProof/>
        </w:rPr>
        <w:drawing>
          <wp:inline distT="0" distB="0" distL="0" distR="0" wp14:anchorId="2EC119D4" wp14:editId="41089356">
            <wp:extent cx="59436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9450"/>
                    </a:xfrm>
                    <a:prstGeom prst="rect">
                      <a:avLst/>
                    </a:prstGeom>
                  </pic:spPr>
                </pic:pic>
              </a:graphicData>
            </a:graphic>
          </wp:inline>
        </w:drawing>
      </w:r>
    </w:p>
    <w:p w14:paraId="21321790"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Based on the output screenshot, we can see that the Individual Dataset has been split into three sub datasets, which are individual training dataset, individual validation dataset, and individual test dataset. For each sub dataset, I separated the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 xml:space="preserve"> variable as a target variable array because this is the dependent variable which I need to predict based on the audio feature variables. The individual training data shape (604, 19) means that this data frame has 604 observations (i.e. rows) and 19 attributes (i.e. columns). The individual training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 xml:space="preserve"> shape (604, ) means that there are 604 values in the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 xml:space="preserve"> array, one of each observation in the training dataset. Same interpretations for the rest four data shapes.</w:t>
      </w:r>
    </w:p>
    <w:p w14:paraId="19BEB154" w14:textId="77777777" w:rsidR="00BA3934" w:rsidRDefault="00BA3934" w:rsidP="00BA3934">
      <w:pPr>
        <w:rPr>
          <w:rFonts w:ascii="Times New Roman" w:eastAsia="Times New Roman" w:hAnsi="Times New Roman" w:cs="Times New Roman"/>
        </w:rPr>
      </w:pPr>
    </w:p>
    <w:p w14:paraId="43A597F7" w14:textId="77777777" w:rsidR="00BA3934" w:rsidRPr="00D866F1" w:rsidRDefault="00BA3934" w:rsidP="00BA3934">
      <w:pPr>
        <w:rPr>
          <w:rFonts w:ascii="Times New Roman" w:eastAsia="Times New Roman" w:hAnsi="Times New Roman" w:cs="Times New Roman"/>
        </w:rPr>
      </w:pPr>
      <w:r>
        <w:rPr>
          <w:rFonts w:ascii="Times New Roman" w:eastAsia="Times New Roman" w:hAnsi="Times New Roman" w:cs="Times New Roman"/>
        </w:rPr>
        <w:t>At this point, the data should be ready for modeling.</w:t>
      </w:r>
    </w:p>
    <w:p w14:paraId="42C3BE44" w14:textId="77777777" w:rsidR="00BA3934" w:rsidRDefault="00BA3934" w:rsidP="00BA3934">
      <w:pPr>
        <w:rPr>
          <w:rFonts w:ascii="Times New Roman" w:eastAsia="Times New Roman" w:hAnsi="Times New Roman" w:cs="Times New Roman"/>
          <w:b/>
          <w:bCs/>
          <w:color w:val="70AD47"/>
        </w:rPr>
      </w:pPr>
    </w:p>
    <w:p w14:paraId="6A6700E1" w14:textId="77777777" w:rsidR="00BA3934" w:rsidRDefault="00BA3934" w:rsidP="00BA3934">
      <w:pPr>
        <w:rPr>
          <w:rFonts w:ascii="Times New Roman" w:eastAsia="Times New Roman" w:hAnsi="Times New Roman" w:cs="Times New Roman"/>
          <w:b/>
          <w:bCs/>
          <w:color w:val="70AD47"/>
        </w:rPr>
      </w:pPr>
    </w:p>
    <w:p w14:paraId="0C99B133"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2</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Model Descriptions</w:t>
      </w:r>
    </w:p>
    <w:p w14:paraId="7F2FB5DC" w14:textId="77777777" w:rsidR="00BA3934" w:rsidRPr="00381824" w:rsidRDefault="00BA3934" w:rsidP="00BA3934">
      <w:pPr>
        <w:rPr>
          <w:rFonts w:ascii="Times New Roman" w:eastAsia="Times New Roman" w:hAnsi="Times New Roman" w:cs="Times New Roman"/>
        </w:rPr>
      </w:pPr>
    </w:p>
    <w:p w14:paraId="6460ABEF" w14:textId="77777777" w:rsidR="00BA3934" w:rsidRDefault="00BA3934" w:rsidP="00BA3934">
      <w:pPr>
        <w:rPr>
          <w:rFonts w:ascii="Times New Roman" w:hAnsi="Times New Roman" w:cs="Times New Roman"/>
        </w:rPr>
      </w:pPr>
      <w:r>
        <w:rPr>
          <w:rFonts w:ascii="Times New Roman" w:eastAsia="Times New Roman" w:hAnsi="Times New Roman" w:cs="Times New Roman"/>
        </w:rPr>
        <w:t xml:space="preserve">To my understanding, I have </w:t>
      </w:r>
      <w:r>
        <w:rPr>
          <w:rFonts w:ascii="Times New Roman" w:hAnsi="Times New Roman" w:cs="Times New Roman" w:hint="eastAsia"/>
        </w:rPr>
        <w:t>documented</w:t>
      </w:r>
      <w:r>
        <w:rPr>
          <w:rFonts w:ascii="Times New Roman" w:hAnsi="Times New Roman" w:cs="Times New Roman"/>
        </w:rPr>
        <w:t xml:space="preserve"> the type of model will be used and why I choose it in the Section Selecting Modeling Techniques, in this section, I would like to elaborate the explanations of inclusion of variables and why I choose these variables to be included in my model, together with how the model should be interpreted, as well as the difficulties encountered in the modeling process, or any important items of note if applicable.</w:t>
      </w:r>
    </w:p>
    <w:p w14:paraId="6BB0E921" w14:textId="77777777" w:rsidR="00BA3934" w:rsidRDefault="00BA3934" w:rsidP="00BA3934">
      <w:pPr>
        <w:rPr>
          <w:rFonts w:ascii="Times New Roman" w:hAnsi="Times New Roman" w:cs="Times New Roman"/>
        </w:rPr>
      </w:pPr>
    </w:p>
    <w:p w14:paraId="7CEC9A1C" w14:textId="77777777" w:rsidR="00BA3934" w:rsidRPr="005E1059" w:rsidRDefault="00BA3934" w:rsidP="00BA3934">
      <w:pPr>
        <w:pStyle w:val="ListParagraph"/>
        <w:numPr>
          <w:ilvl w:val="0"/>
          <w:numId w:val="22"/>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Content-based filtering method</w:t>
      </w:r>
    </w:p>
    <w:p w14:paraId="1BE11F95" w14:textId="77777777" w:rsidR="00BA3934" w:rsidRPr="005E1059" w:rsidRDefault="00BA3934" w:rsidP="00BA3934">
      <w:pPr>
        <w:pStyle w:val="ListParagraph"/>
        <w:numPr>
          <w:ilvl w:val="0"/>
          <w:numId w:val="2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Prediction Regression Models</w:t>
      </w:r>
    </w:p>
    <w:p w14:paraId="268550E7"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Simple Linear Regression Model</w:t>
      </w:r>
    </w:p>
    <w:p w14:paraId="637D631D"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this is a simple linear regression and my first model, I decided to include all 11 audio features. They are danceability, energy, key, loudness, mode,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w:t>
      </w:r>
      <w:proofErr w:type="spellStart"/>
      <w:r w:rsidRPr="005E1059">
        <w:rPr>
          <w:rFonts w:ascii="Times New Roman" w:eastAsia="Times New Roman" w:hAnsi="Times New Roman" w:cs="Times New Roman"/>
          <w:sz w:val="24"/>
          <w:szCs w:val="24"/>
        </w:rPr>
        <w:t>acousticness</w:t>
      </w:r>
      <w:proofErr w:type="spellEnd"/>
      <w:r w:rsidRPr="005E1059">
        <w:rPr>
          <w:rFonts w:ascii="Times New Roman" w:eastAsia="Times New Roman" w:hAnsi="Times New Roman" w:cs="Times New Roman"/>
          <w:sz w:val="24"/>
          <w:szCs w:val="24"/>
        </w:rPr>
        <w:t xml:space="preserve">,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liveness, valence, tempo. </w:t>
      </w:r>
      <w:proofErr w:type="spellStart"/>
      <w:r w:rsidRPr="005E1059">
        <w:rPr>
          <w:rFonts w:ascii="Times New Roman" w:eastAsia="Times New Roman" w:hAnsi="Times New Roman" w:cs="Times New Roman"/>
          <w:sz w:val="24"/>
          <w:szCs w:val="24"/>
        </w:rPr>
        <w:t>MsPlayed</w:t>
      </w:r>
      <w:proofErr w:type="spellEnd"/>
      <w:r w:rsidRPr="005E1059">
        <w:rPr>
          <w:rFonts w:ascii="Times New Roman" w:eastAsia="Times New Roman" w:hAnsi="Times New Roman" w:cs="Times New Roman"/>
          <w:sz w:val="24"/>
          <w:szCs w:val="24"/>
        </w:rPr>
        <w:t xml:space="preserve"> is the dependent variable. </w:t>
      </w:r>
    </w:p>
    <w:p w14:paraId="5C504E63"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 terms of how to interpret the model, let’s use a simple linear regression model as an illustration.</w:t>
      </w:r>
    </w:p>
    <w:p w14:paraId="0FDC19AA"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09D13F3D"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y = b</w:t>
      </w:r>
      <w:r w:rsidRPr="005E1059">
        <w:rPr>
          <w:rFonts w:ascii="Times New Roman" w:eastAsia="Times New Roman" w:hAnsi="Times New Roman" w:cs="Times New Roman"/>
          <w:sz w:val="24"/>
          <w:szCs w:val="24"/>
          <w:vertAlign w:val="subscript"/>
        </w:rPr>
        <w:t xml:space="preserve">0 + </w:t>
      </w:r>
      <w:r w:rsidRPr="005E1059">
        <w:rPr>
          <w:rFonts w:ascii="Times New Roman" w:eastAsia="Times New Roman" w:hAnsi="Times New Roman" w:cs="Times New Roman"/>
          <w:sz w:val="24"/>
          <w:szCs w:val="24"/>
        </w:rPr>
        <w:t>b</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xml:space="preserve"> * x</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xml:space="preserve"> + b</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 xml:space="preserve"> * x</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 xml:space="preserve"> </w:t>
      </w:r>
    </w:p>
    <w:p w14:paraId="3B73CEA4"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64CB4E5B"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where:</w:t>
      </w:r>
    </w:p>
    <w:p w14:paraId="6689DEA9"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y is the </w:t>
      </w:r>
      <w:proofErr w:type="spellStart"/>
      <w:r w:rsidRPr="005E1059">
        <w:rPr>
          <w:rFonts w:ascii="Times New Roman" w:eastAsia="Times New Roman" w:hAnsi="Times New Roman" w:cs="Times New Roman"/>
          <w:sz w:val="24"/>
          <w:szCs w:val="24"/>
        </w:rPr>
        <w:t>MsPlayed</w:t>
      </w:r>
      <w:proofErr w:type="spellEnd"/>
    </w:p>
    <w:p w14:paraId="522FDEEC"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x is one of the audio features (e.g. energy,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w:t>
      </w:r>
    </w:p>
    <w:p w14:paraId="1187E24C"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b</w:t>
      </w:r>
      <w:r w:rsidRPr="005E1059">
        <w:rPr>
          <w:rFonts w:ascii="Times New Roman" w:eastAsia="Times New Roman" w:hAnsi="Times New Roman" w:cs="Times New Roman"/>
          <w:sz w:val="24"/>
          <w:szCs w:val="24"/>
          <w:vertAlign w:val="subscript"/>
        </w:rPr>
        <w:t>0</w:t>
      </w:r>
      <w:r w:rsidRPr="005E1059">
        <w:rPr>
          <w:rFonts w:ascii="Times New Roman" w:eastAsia="Times New Roman" w:hAnsi="Times New Roman" w:cs="Times New Roman"/>
          <w:sz w:val="24"/>
          <w:szCs w:val="24"/>
        </w:rPr>
        <w:t xml:space="preserve"> is the intercept (the value of </w:t>
      </w:r>
      <w:proofErr w:type="spellStart"/>
      <w:r w:rsidRPr="005E1059">
        <w:rPr>
          <w:rFonts w:ascii="Times New Roman" w:eastAsia="Times New Roman" w:hAnsi="Times New Roman" w:cs="Times New Roman"/>
          <w:sz w:val="24"/>
          <w:szCs w:val="24"/>
        </w:rPr>
        <w:t>MsPlayed</w:t>
      </w:r>
      <w:proofErr w:type="spellEnd"/>
      <w:r w:rsidRPr="005E1059">
        <w:rPr>
          <w:rFonts w:ascii="Times New Roman" w:eastAsia="Times New Roman" w:hAnsi="Times New Roman" w:cs="Times New Roman"/>
          <w:sz w:val="24"/>
          <w:szCs w:val="24"/>
        </w:rPr>
        <w:t xml:space="preserve"> when energy=0 and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 0)</w:t>
      </w:r>
    </w:p>
    <w:p w14:paraId="250139EE"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b</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b</w:t>
      </w:r>
      <w:r w:rsidRPr="005E1059">
        <w:rPr>
          <w:rFonts w:ascii="Times New Roman" w:eastAsia="Times New Roman" w:hAnsi="Times New Roman" w:cs="Times New Roman"/>
          <w:sz w:val="24"/>
          <w:szCs w:val="24"/>
          <w:vertAlign w:val="subscript"/>
        </w:rPr>
        <w:t xml:space="preserve">2 </w:t>
      </w:r>
      <w:r w:rsidRPr="005E1059">
        <w:rPr>
          <w:rFonts w:ascii="Times New Roman" w:eastAsia="Times New Roman" w:hAnsi="Times New Roman" w:cs="Times New Roman"/>
          <w:sz w:val="24"/>
          <w:szCs w:val="24"/>
        </w:rPr>
        <w:t xml:space="preserve">are the slopes (the change in </w:t>
      </w:r>
      <w:proofErr w:type="spellStart"/>
      <w:r w:rsidRPr="005E1059">
        <w:rPr>
          <w:rFonts w:ascii="Times New Roman" w:eastAsia="Times New Roman" w:hAnsi="Times New Roman" w:cs="Times New Roman"/>
          <w:sz w:val="24"/>
          <w:szCs w:val="24"/>
        </w:rPr>
        <w:t>MsPlayed</w:t>
      </w:r>
      <w:proofErr w:type="spellEnd"/>
      <w:r w:rsidRPr="005E1059">
        <w:rPr>
          <w:rFonts w:ascii="Times New Roman" w:eastAsia="Times New Roman" w:hAnsi="Times New Roman" w:cs="Times New Roman"/>
          <w:sz w:val="24"/>
          <w:szCs w:val="24"/>
        </w:rPr>
        <w:t xml:space="preserve"> for a one-unit increase in energy/</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w:t>
      </w:r>
    </w:p>
    <w:p w14:paraId="3B181B67"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26E0243F"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In my case, it means that I will stream around b</w:t>
      </w:r>
      <w:r w:rsidRPr="005E1059">
        <w:rPr>
          <w:rFonts w:ascii="Times New Roman" w:eastAsia="Times New Roman" w:hAnsi="Times New Roman" w:cs="Times New Roman"/>
          <w:sz w:val="24"/>
          <w:szCs w:val="24"/>
          <w:vertAlign w:val="subscript"/>
        </w:rPr>
        <w:t xml:space="preserve">0 </w:t>
      </w:r>
      <w:proofErr w:type="spellStart"/>
      <w:r w:rsidRPr="005E1059">
        <w:rPr>
          <w:rFonts w:ascii="Times New Roman" w:eastAsia="Times New Roman" w:hAnsi="Times New Roman" w:cs="Times New Roman"/>
          <w:sz w:val="24"/>
          <w:szCs w:val="24"/>
        </w:rPr>
        <w:t>miliseconds</w:t>
      </w:r>
      <w:proofErr w:type="spellEnd"/>
      <w:r w:rsidRPr="005E1059">
        <w:rPr>
          <w:rFonts w:ascii="Times New Roman" w:eastAsia="Times New Roman" w:hAnsi="Times New Roman" w:cs="Times New Roman"/>
          <w:sz w:val="24"/>
          <w:szCs w:val="24"/>
        </w:rPr>
        <w:t xml:space="preserve"> even the tracks with 0 value of energy and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Holding the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feature constant, one-unit increase in energy of a track will lead me to stream b</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xml:space="preserve"> milliseconds more. Same for energy feature.</w:t>
      </w:r>
    </w:p>
    <w:p w14:paraId="7FDB58F4"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1CF08134"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Linear Regression Model with Interactions</w:t>
      </w:r>
    </w:p>
    <w:p w14:paraId="5199656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Some audio features will have correlation with each other. Generally, songs with high danceability would have high energy, liveness, tempo. Songs with high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tend to have fewer or no vocals while songs with high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typically feature more vocals or spoken words. Therefore,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and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are often negatively correlated. Songs with major modes (i.e. mode = 1) have brighter and more upbeat sounds, which may have high valence and high energy; while songs with minor modes (i.e. mode = 0) have darker and more melancholic sounds, which may have low valence and low energy.</w:t>
      </w:r>
    </w:p>
    <w:p w14:paraId="04D4257F"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It is hard for me to figure out all interactions for all audio features. I decided to include a few interactions based on my intuition. </w:t>
      </w:r>
    </w:p>
    <w:p w14:paraId="59AF1D07" w14:textId="77777777" w:rsidR="00BA3934" w:rsidRPr="005E1059" w:rsidRDefault="00BA3934" w:rsidP="00BA3934">
      <w:pPr>
        <w:pStyle w:val="ListParagraph"/>
        <w:numPr>
          <w:ilvl w:val="4"/>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Danceability ~ Energy ~ Liveness ~ Tempo</w:t>
      </w:r>
    </w:p>
    <w:p w14:paraId="2DF96F9C" w14:textId="77777777" w:rsidR="00BA3934" w:rsidRPr="005E1059" w:rsidRDefault="00BA3934" w:rsidP="00BA3934">
      <w:pPr>
        <w:pStyle w:val="ListParagraph"/>
        <w:numPr>
          <w:ilvl w:val="4"/>
          <w:numId w:val="22"/>
        </w:numPr>
        <w:spacing w:after="0"/>
        <w:rPr>
          <w:rFonts w:ascii="Times New Roman" w:eastAsia="Times New Roman" w:hAnsi="Times New Roman" w:cs="Times New Roman"/>
          <w:sz w:val="24"/>
          <w:szCs w:val="24"/>
        </w:rPr>
      </w:pP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 </w:t>
      </w:r>
      <w:proofErr w:type="spellStart"/>
      <w:r w:rsidRPr="005E1059">
        <w:rPr>
          <w:rFonts w:ascii="Times New Roman" w:eastAsia="Times New Roman" w:hAnsi="Times New Roman" w:cs="Times New Roman"/>
          <w:sz w:val="24"/>
          <w:szCs w:val="24"/>
        </w:rPr>
        <w:t>Speechiness</w:t>
      </w:r>
      <w:proofErr w:type="spellEnd"/>
    </w:p>
    <w:p w14:paraId="553B73E2" w14:textId="77777777" w:rsidR="00BA3934" w:rsidRPr="005E1059" w:rsidRDefault="00BA3934" w:rsidP="00BA3934">
      <w:pPr>
        <w:pStyle w:val="ListParagraph"/>
        <w:numPr>
          <w:ilvl w:val="4"/>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Mode ~ Valence ~ Energy</w:t>
      </w:r>
    </w:p>
    <w:p w14:paraId="64D9987D"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Apart from interpretations in simple linear regression model, the interpretation with variables with interactions is as below.</w:t>
      </w:r>
    </w:p>
    <w:p w14:paraId="0ABBE920" w14:textId="77777777" w:rsidR="00BA3934" w:rsidRPr="005E1059" w:rsidRDefault="00BA3934" w:rsidP="00BA3934">
      <w:pPr>
        <w:rPr>
          <w:rFonts w:ascii="Times New Roman" w:eastAsia="Times New Roman" w:hAnsi="Times New Roman" w:cs="Times New Roman"/>
        </w:rPr>
      </w:pPr>
    </w:p>
    <w:p w14:paraId="65EB31D0" w14:textId="77777777" w:rsidR="00BA3934" w:rsidRPr="005E1059" w:rsidRDefault="00BA3934" w:rsidP="00BA3934">
      <w:pPr>
        <w:pStyle w:val="ListParagraph"/>
        <w:spacing w:after="0"/>
        <w:ind w:left="2880" w:firstLine="36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y = b</w:t>
      </w:r>
      <w:r w:rsidRPr="005E1059">
        <w:rPr>
          <w:rFonts w:ascii="Times New Roman" w:eastAsia="Times New Roman" w:hAnsi="Times New Roman" w:cs="Times New Roman"/>
          <w:sz w:val="24"/>
          <w:szCs w:val="24"/>
          <w:vertAlign w:val="subscript"/>
        </w:rPr>
        <w:t xml:space="preserve">0 </w:t>
      </w:r>
      <w:r w:rsidRPr="005E1059">
        <w:rPr>
          <w:rFonts w:ascii="Times New Roman" w:eastAsia="Times New Roman" w:hAnsi="Times New Roman" w:cs="Times New Roman"/>
          <w:sz w:val="24"/>
          <w:szCs w:val="24"/>
        </w:rPr>
        <w:t>+</w:t>
      </w:r>
      <w:r w:rsidRPr="005E1059">
        <w:rPr>
          <w:rFonts w:ascii="Times New Roman" w:eastAsia="Times New Roman" w:hAnsi="Times New Roman" w:cs="Times New Roman"/>
          <w:sz w:val="24"/>
          <w:szCs w:val="24"/>
          <w:vertAlign w:val="subscript"/>
        </w:rPr>
        <w:t xml:space="preserve"> </w:t>
      </w:r>
      <w:r w:rsidRPr="005E1059">
        <w:rPr>
          <w:rFonts w:ascii="Times New Roman" w:eastAsia="Times New Roman" w:hAnsi="Times New Roman" w:cs="Times New Roman"/>
          <w:sz w:val="24"/>
          <w:szCs w:val="24"/>
        </w:rPr>
        <w:t>b</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xml:space="preserve"> * x</w:t>
      </w:r>
      <w:r w:rsidRPr="005E1059">
        <w:rPr>
          <w:rFonts w:ascii="Times New Roman" w:eastAsia="Times New Roman" w:hAnsi="Times New Roman" w:cs="Times New Roman"/>
          <w:sz w:val="24"/>
          <w:szCs w:val="24"/>
          <w:vertAlign w:val="subscript"/>
        </w:rPr>
        <w:t>1</w:t>
      </w:r>
      <w:r w:rsidRPr="005E1059">
        <w:rPr>
          <w:rFonts w:ascii="Times New Roman" w:eastAsia="Times New Roman" w:hAnsi="Times New Roman" w:cs="Times New Roman"/>
          <w:sz w:val="24"/>
          <w:szCs w:val="24"/>
        </w:rPr>
        <w:t xml:space="preserve"> + b</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 xml:space="preserve"> * x</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 xml:space="preserve"> + b</w:t>
      </w:r>
      <w:r w:rsidRPr="005E1059">
        <w:rPr>
          <w:rFonts w:ascii="Times New Roman" w:eastAsia="Times New Roman" w:hAnsi="Times New Roman" w:cs="Times New Roman"/>
          <w:sz w:val="24"/>
          <w:szCs w:val="24"/>
          <w:vertAlign w:val="subscript"/>
        </w:rPr>
        <w:t>3</w:t>
      </w:r>
      <w:r w:rsidRPr="005E1059">
        <w:rPr>
          <w:rFonts w:ascii="Times New Roman" w:eastAsia="Times New Roman" w:hAnsi="Times New Roman" w:cs="Times New Roman"/>
          <w:sz w:val="24"/>
          <w:szCs w:val="24"/>
        </w:rPr>
        <w:t xml:space="preserve"> * (x</w:t>
      </w:r>
      <w:r w:rsidRPr="005E1059">
        <w:rPr>
          <w:rFonts w:ascii="Times New Roman" w:eastAsia="Times New Roman" w:hAnsi="Times New Roman" w:cs="Times New Roman"/>
          <w:sz w:val="24"/>
          <w:szCs w:val="24"/>
          <w:vertAlign w:val="subscript"/>
        </w:rPr>
        <w:t xml:space="preserve">1 </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sz w:val="24"/>
          <w:szCs w:val="24"/>
          <w:vertAlign w:val="subscript"/>
        </w:rPr>
        <w:t xml:space="preserve"> </w:t>
      </w:r>
      <w:r w:rsidRPr="005E1059">
        <w:rPr>
          <w:rFonts w:ascii="Times New Roman" w:eastAsia="Times New Roman" w:hAnsi="Times New Roman" w:cs="Times New Roman"/>
          <w:sz w:val="24"/>
          <w:szCs w:val="24"/>
        </w:rPr>
        <w:t>x</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w:t>
      </w:r>
    </w:p>
    <w:p w14:paraId="0AE2D374" w14:textId="77777777" w:rsidR="00BA3934" w:rsidRPr="005E1059" w:rsidRDefault="00BA3934" w:rsidP="00BA3934">
      <w:pPr>
        <w:pStyle w:val="ListParagraph"/>
        <w:spacing w:after="0"/>
        <w:ind w:left="2880" w:firstLine="360"/>
        <w:rPr>
          <w:rFonts w:ascii="Times New Roman" w:eastAsia="Times New Roman" w:hAnsi="Times New Roman" w:cs="Times New Roman"/>
          <w:sz w:val="24"/>
          <w:szCs w:val="24"/>
        </w:rPr>
      </w:pPr>
    </w:p>
    <w:p w14:paraId="3AD6C948" w14:textId="77777777" w:rsidR="00BA3934" w:rsidRPr="005E1059" w:rsidRDefault="00BA3934" w:rsidP="00BA3934">
      <w:pPr>
        <w:pStyle w:val="ListParagraph"/>
        <w:spacing w:after="0"/>
        <w:ind w:left="2880" w:firstLine="36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where b</w:t>
      </w:r>
      <w:r w:rsidRPr="005E1059">
        <w:rPr>
          <w:rFonts w:ascii="Times New Roman" w:eastAsia="Times New Roman" w:hAnsi="Times New Roman" w:cs="Times New Roman"/>
          <w:sz w:val="24"/>
          <w:szCs w:val="24"/>
          <w:vertAlign w:val="subscript"/>
        </w:rPr>
        <w:t>3</w:t>
      </w:r>
      <w:r w:rsidRPr="005E1059">
        <w:rPr>
          <w:rFonts w:ascii="Times New Roman" w:eastAsia="Times New Roman" w:hAnsi="Times New Roman" w:cs="Times New Roman"/>
          <w:sz w:val="24"/>
          <w:szCs w:val="24"/>
        </w:rPr>
        <w:t xml:space="preserve"> is the coefficient for the interaction term (x</w:t>
      </w:r>
      <w:r w:rsidRPr="005E1059">
        <w:rPr>
          <w:rFonts w:ascii="Times New Roman" w:eastAsia="Times New Roman" w:hAnsi="Times New Roman" w:cs="Times New Roman"/>
          <w:sz w:val="24"/>
          <w:szCs w:val="24"/>
          <w:vertAlign w:val="subscript"/>
        </w:rPr>
        <w:t xml:space="preserve">1 </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sz w:val="24"/>
          <w:szCs w:val="24"/>
          <w:vertAlign w:val="subscript"/>
        </w:rPr>
        <w:t xml:space="preserve"> </w:t>
      </w:r>
      <w:r w:rsidRPr="005E1059">
        <w:rPr>
          <w:rFonts w:ascii="Times New Roman" w:eastAsia="Times New Roman" w:hAnsi="Times New Roman" w:cs="Times New Roman"/>
          <w:sz w:val="24"/>
          <w:szCs w:val="24"/>
        </w:rPr>
        <w:t>x</w:t>
      </w:r>
      <w:r w:rsidRPr="005E1059">
        <w:rPr>
          <w:rFonts w:ascii="Times New Roman" w:eastAsia="Times New Roman" w:hAnsi="Times New Roman" w:cs="Times New Roman"/>
          <w:sz w:val="24"/>
          <w:szCs w:val="24"/>
          <w:vertAlign w:val="subscript"/>
        </w:rPr>
        <w:t>2</w:t>
      </w:r>
      <w:r w:rsidRPr="005E1059">
        <w:rPr>
          <w:rFonts w:ascii="Times New Roman" w:eastAsia="Times New Roman" w:hAnsi="Times New Roman" w:cs="Times New Roman"/>
          <w:sz w:val="24"/>
          <w:szCs w:val="24"/>
        </w:rPr>
        <w:t>)</w:t>
      </w:r>
    </w:p>
    <w:p w14:paraId="5CF49536" w14:textId="77777777" w:rsidR="00BA3934" w:rsidRPr="005E1059" w:rsidRDefault="00BA3934" w:rsidP="00BA3934">
      <w:pPr>
        <w:pStyle w:val="ListParagraph"/>
        <w:spacing w:after="0"/>
        <w:ind w:left="2880" w:firstLine="360"/>
        <w:rPr>
          <w:rFonts w:ascii="Times New Roman" w:eastAsia="Times New Roman" w:hAnsi="Times New Roman" w:cs="Times New Roman"/>
          <w:sz w:val="24"/>
          <w:szCs w:val="24"/>
        </w:rPr>
      </w:pPr>
    </w:p>
    <w:p w14:paraId="2E0D3274" w14:textId="77777777" w:rsidR="00BA3934" w:rsidRPr="005E1059" w:rsidRDefault="00BA3934" w:rsidP="00BA3934">
      <w:pPr>
        <w:pStyle w:val="ListParagraph"/>
        <w:spacing w:after="0"/>
        <w:ind w:left="324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In my case, it means that the change in the effect of energy on streaming time for a one-unit increase in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will be b</w:t>
      </w:r>
      <w:r w:rsidRPr="005E1059">
        <w:rPr>
          <w:rFonts w:ascii="Times New Roman" w:eastAsia="Times New Roman" w:hAnsi="Times New Roman" w:cs="Times New Roman"/>
          <w:sz w:val="24"/>
          <w:szCs w:val="24"/>
          <w:vertAlign w:val="subscript"/>
        </w:rPr>
        <w:t xml:space="preserve">3 </w:t>
      </w:r>
      <w:r w:rsidRPr="005E1059">
        <w:rPr>
          <w:rFonts w:ascii="Times New Roman" w:eastAsia="Times New Roman" w:hAnsi="Times New Roman" w:cs="Times New Roman"/>
          <w:sz w:val="24"/>
          <w:szCs w:val="24"/>
        </w:rPr>
        <w:t>milliseconds.</w:t>
      </w:r>
    </w:p>
    <w:p w14:paraId="4B554CF4" w14:textId="77777777" w:rsidR="00BA3934" w:rsidRPr="005E1059" w:rsidRDefault="00BA3934" w:rsidP="00BA3934">
      <w:pPr>
        <w:pStyle w:val="ListParagraph"/>
        <w:spacing w:after="0"/>
        <w:ind w:left="3240"/>
        <w:rPr>
          <w:rFonts w:ascii="Times New Roman" w:eastAsia="Times New Roman" w:hAnsi="Times New Roman" w:cs="Times New Roman"/>
          <w:sz w:val="24"/>
          <w:szCs w:val="24"/>
        </w:rPr>
      </w:pPr>
    </w:p>
    <w:p w14:paraId="22760B0D"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Stepwise Model</w:t>
      </w:r>
    </w:p>
    <w:p w14:paraId="2592C67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do not need to decide which variables to be included, as the stepwise model will either start from zero variable and adds up the variables or start from adding all variables and delete each variable or will start somewhere in the middle, until the results are optimal. </w:t>
      </w:r>
    </w:p>
    <w:p w14:paraId="0AD4ADC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interpretation of a stepwise model is similar to that of a standard linear regression model apart from that the variables included in the model are selected automatically by the algorithm rather than being chosen on my own.</w:t>
      </w:r>
    </w:p>
    <w:p w14:paraId="1C1B9060"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687E679F"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Decision Tree Model</w:t>
      </w:r>
    </w:p>
    <w:p w14:paraId="545A3A2B"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do not need to decide which variables to be included, as the decision tree model can automatically select the most informative </w:t>
      </w:r>
      <w:r w:rsidRPr="005E1059">
        <w:rPr>
          <w:rFonts w:ascii="Times New Roman" w:eastAsia="Times New Roman" w:hAnsi="Times New Roman" w:cs="Times New Roman"/>
          <w:sz w:val="24"/>
          <w:szCs w:val="24"/>
        </w:rPr>
        <w:lastRenderedPageBreak/>
        <w:t>variables to create a tree-like structure that can be used to make predictions. I did some research for how to select variables for the decision tree. Generally, I can use feature selection techniques, such as information gain or Gini impurity to help identify the most informative audio features to include in the model.</w:t>
      </w:r>
    </w:p>
    <w:p w14:paraId="247663AE" w14:textId="77777777" w:rsidR="00BA3934" w:rsidRPr="005E1059" w:rsidDel="00481914" w:rsidRDefault="00BA3934" w:rsidP="00BA3934">
      <w:pPr>
        <w:pStyle w:val="ListParagraph"/>
        <w:numPr>
          <w:ilvl w:val="3"/>
          <w:numId w:val="22"/>
        </w:numPr>
        <w:spacing w:after="0"/>
        <w:rPr>
          <w:del w:id="241" w:author="Lin, Madeline" w:date="2023-04-07T22:45:00Z"/>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 terms of how to interpret the model, I will start looking at the root node of the tree, which represents the first decision based on one of the input variables. From there, I will follow the path down the tree based on the values of the input variables until I reach a leaf node, which represents a predicted value of the target variable.</w:t>
      </w:r>
    </w:p>
    <w:p w14:paraId="6CDADECD" w14:textId="77777777" w:rsidR="00BA3934" w:rsidRPr="005E1059" w:rsidDel="00481914" w:rsidRDefault="00BA3934" w:rsidP="005E1059">
      <w:pPr>
        <w:pStyle w:val="ListParagraph"/>
        <w:numPr>
          <w:ilvl w:val="3"/>
          <w:numId w:val="22"/>
        </w:numPr>
        <w:spacing w:after="0"/>
        <w:rPr>
          <w:del w:id="242" w:author="Lin, Madeline" w:date="2023-04-07T22:45:00Z"/>
          <w:rFonts w:ascii="Times New Roman" w:eastAsia="Times New Roman" w:hAnsi="Times New Roman" w:cs="Times New Roman"/>
          <w:sz w:val="24"/>
          <w:szCs w:val="24"/>
        </w:rPr>
      </w:pPr>
    </w:p>
    <w:p w14:paraId="23A26173" w14:textId="77777777" w:rsidR="00BA3934" w:rsidRPr="005E1059" w:rsidRDefault="00BA3934" w:rsidP="005E1059">
      <w:pPr>
        <w:pStyle w:val="ListParagraph"/>
        <w:numPr>
          <w:ilvl w:val="3"/>
          <w:numId w:val="22"/>
        </w:numPr>
        <w:spacing w:after="0"/>
        <w:rPr>
          <w:sz w:val="24"/>
          <w:szCs w:val="24"/>
        </w:rPr>
      </w:pPr>
    </w:p>
    <w:p w14:paraId="27813FBC" w14:textId="77777777" w:rsidR="00BA3934" w:rsidRPr="005E1059" w:rsidRDefault="00BA3934" w:rsidP="00BA3934">
      <w:pPr>
        <w:rPr>
          <w:rFonts w:ascii="Times New Roman" w:eastAsia="Times New Roman" w:hAnsi="Times New Roman" w:cs="Times New Roman"/>
        </w:rPr>
      </w:pPr>
    </w:p>
    <w:p w14:paraId="2476E9AA"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Random Forest Model</w:t>
      </w:r>
    </w:p>
    <w:p w14:paraId="00EED47C"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As random forest model is an ensemble learning method that combines multiple decision tree models to make predictions. When making a prediction with a random forest model, each decision tree in the forest independently predicts the target variable based on the input variables. The final prediction is then made by aggregating the predictions from all the decision trees.</w:t>
      </w:r>
    </w:p>
    <w:p w14:paraId="655A5596"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The interpretations of a random forest model is similar to that of a decision tree model apart from that it additionally involves understanding how the individual decision trees combined to make the final prediction. This will involve examining the importance of each input variable for making predictions, as well as visualizing the structure of the decision trees in the forest. </w:t>
      </w:r>
    </w:p>
    <w:p w14:paraId="559252B4"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697BA851"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Neural Network Model </w:t>
      </w:r>
    </w:p>
    <w:p w14:paraId="47F51EF7"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neural network model collects interconnected artificial neurons that can learn from data and make predictions. It consists of several layers (i.e. input layer, hidden layer and output layer) of neurons that are connected by weights. As this is my first time to try neural network model, I would like to keep it simple – I will include all audio features without interactions for this model.</w:t>
      </w:r>
    </w:p>
    <w:p w14:paraId="21B1C705"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 terms of how to interpret the model, let’s use a simple neural network model as an illustration.</w:t>
      </w:r>
    </w:p>
    <w:p w14:paraId="3C2CC3C3" w14:textId="77777777" w:rsidR="00BA3934" w:rsidRPr="005E1059" w:rsidRDefault="00BA3934" w:rsidP="00BA3934">
      <w:pPr>
        <w:rPr>
          <w:rFonts w:ascii="Times New Roman" w:eastAsia="Times New Roman" w:hAnsi="Times New Roman" w:cs="Times New Roman"/>
        </w:rPr>
      </w:pPr>
    </w:p>
    <w:p w14:paraId="1C5EEB7B"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h = f (</w:t>
      </w:r>
      <w:proofErr w:type="spellStart"/>
      <w:r w:rsidRPr="005E1059">
        <w:rPr>
          <w:rFonts w:ascii="Times New Roman" w:eastAsia="Times New Roman" w:hAnsi="Times New Roman" w:cs="Times New Roman"/>
        </w:rPr>
        <w:t>Wx</w:t>
      </w:r>
      <w:proofErr w:type="spellEnd"/>
      <w:r w:rsidRPr="005E1059">
        <w:rPr>
          <w:rFonts w:ascii="Times New Roman" w:eastAsia="Times New Roman" w:hAnsi="Times New Roman" w:cs="Times New Roman"/>
        </w:rPr>
        <w:t xml:space="preserve"> + e</w:t>
      </w:r>
      <w:r w:rsidRPr="005E1059">
        <w:rPr>
          <w:rFonts w:ascii="Times New Roman" w:eastAsia="Times New Roman" w:hAnsi="Times New Roman" w:cs="Times New Roman"/>
          <w:vertAlign w:val="subscript"/>
        </w:rPr>
        <w:t>1</w:t>
      </w:r>
      <w:r w:rsidRPr="005E1059">
        <w:rPr>
          <w:rFonts w:ascii="Times New Roman" w:eastAsia="Times New Roman" w:hAnsi="Times New Roman" w:cs="Times New Roman"/>
        </w:rPr>
        <w:t>)</w:t>
      </w:r>
    </w:p>
    <w:p w14:paraId="007C86C8"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y = Uh + e</w:t>
      </w:r>
      <w:r w:rsidRPr="005E1059">
        <w:rPr>
          <w:rFonts w:ascii="Times New Roman" w:eastAsia="Times New Roman" w:hAnsi="Times New Roman" w:cs="Times New Roman"/>
          <w:vertAlign w:val="subscript"/>
        </w:rPr>
        <w:t>2</w:t>
      </w:r>
    </w:p>
    <w:p w14:paraId="444B69DE" w14:textId="77777777" w:rsidR="00BA3934" w:rsidRPr="005E1059" w:rsidRDefault="00BA3934" w:rsidP="00BA3934">
      <w:pPr>
        <w:ind w:left="2880"/>
        <w:rPr>
          <w:rFonts w:ascii="Times New Roman" w:eastAsia="Times New Roman" w:hAnsi="Times New Roman" w:cs="Times New Roman"/>
        </w:rPr>
      </w:pPr>
    </w:p>
    <w:p w14:paraId="1C2940DE"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where:</w:t>
      </w:r>
    </w:p>
    <w:p w14:paraId="75AA5412"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x is a vector of input audio feature (i.e. danceability)</w:t>
      </w:r>
    </w:p>
    <w:p w14:paraId="2268250F"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h is a vector of hidden units</w:t>
      </w:r>
    </w:p>
    <w:p w14:paraId="1062874B"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 xml:space="preserve">y is a vector of output unit (i.e. </w:t>
      </w:r>
      <w:proofErr w:type="spellStart"/>
      <w:r w:rsidRPr="005E1059">
        <w:rPr>
          <w:rFonts w:ascii="Times New Roman" w:eastAsia="Times New Roman" w:hAnsi="Times New Roman" w:cs="Times New Roman"/>
        </w:rPr>
        <w:t>MsPlayed</w:t>
      </w:r>
      <w:proofErr w:type="spellEnd"/>
      <w:r w:rsidRPr="005E1059">
        <w:rPr>
          <w:rFonts w:ascii="Times New Roman" w:eastAsia="Times New Roman" w:hAnsi="Times New Roman" w:cs="Times New Roman"/>
        </w:rPr>
        <w:t>)</w:t>
      </w:r>
    </w:p>
    <w:p w14:paraId="2EED0FBB" w14:textId="77777777" w:rsidR="00BA3934" w:rsidRPr="005E1059" w:rsidDel="00481914" w:rsidRDefault="00BA3934" w:rsidP="00BA3934">
      <w:pPr>
        <w:ind w:left="2880"/>
        <w:rPr>
          <w:del w:id="243" w:author="Lin, Madeline" w:date="2023-04-07T22:45:00Z"/>
          <w:rFonts w:ascii="Times New Roman" w:eastAsia="Times New Roman" w:hAnsi="Times New Roman" w:cs="Times New Roman"/>
        </w:rPr>
      </w:pPr>
      <w:r w:rsidRPr="005E1059">
        <w:rPr>
          <w:rFonts w:ascii="Times New Roman" w:eastAsia="Times New Roman" w:hAnsi="Times New Roman" w:cs="Times New Roman"/>
        </w:rPr>
        <w:t xml:space="preserve">f is an activation function applied to the weighted sum of inputs to each </w:t>
      </w:r>
    </w:p>
    <w:p w14:paraId="57813759" w14:textId="77777777" w:rsidR="00BA3934" w:rsidRPr="005E1059" w:rsidRDefault="00BA3934" w:rsidP="005E1059">
      <w:pPr>
        <w:ind w:left="2880"/>
        <w:rPr>
          <w:rFonts w:ascii="Times New Roman" w:eastAsia="Times New Roman" w:hAnsi="Times New Roman" w:cs="Times New Roman"/>
        </w:rPr>
      </w:pPr>
      <w:del w:id="244" w:author="Lin, Madeline" w:date="2023-04-07T22:45:00Z">
        <w:r w:rsidRPr="005E1059" w:rsidDel="00481914">
          <w:rPr>
            <w:rFonts w:ascii="Times New Roman" w:eastAsia="Times New Roman" w:hAnsi="Times New Roman" w:cs="Times New Roman"/>
          </w:rPr>
          <w:delText xml:space="preserve">    </w:delText>
        </w:r>
      </w:del>
      <w:r w:rsidRPr="005E1059">
        <w:rPr>
          <w:rFonts w:ascii="Times New Roman" w:eastAsia="Times New Roman" w:hAnsi="Times New Roman" w:cs="Times New Roman"/>
        </w:rPr>
        <w:t>hidden unit</w:t>
      </w:r>
    </w:p>
    <w:p w14:paraId="133536F0" w14:textId="083261F6" w:rsidR="00BA3934" w:rsidRPr="005E1059" w:rsidDel="00481914" w:rsidRDefault="00BA3934" w:rsidP="00BA3934">
      <w:pPr>
        <w:ind w:left="2880"/>
        <w:rPr>
          <w:del w:id="245" w:author="Lin, Madeline" w:date="2023-04-07T22:45:00Z"/>
          <w:rFonts w:ascii="Times New Roman" w:eastAsia="Times New Roman" w:hAnsi="Times New Roman" w:cs="Times New Roman"/>
        </w:rPr>
      </w:pPr>
      <w:r w:rsidRPr="005E1059">
        <w:rPr>
          <w:rFonts w:ascii="Times New Roman" w:eastAsia="Times New Roman" w:hAnsi="Times New Roman" w:cs="Times New Roman"/>
        </w:rPr>
        <w:lastRenderedPageBreak/>
        <w:t>W and U are weight matrices for the connections between the input layer</w:t>
      </w:r>
      <w:ins w:id="246" w:author="Lin, Madeline" w:date="2023-04-07T22:45:00Z">
        <w:r w:rsidR="00481914" w:rsidRPr="005E1059">
          <w:rPr>
            <w:rFonts w:ascii="Times New Roman" w:eastAsia="Times New Roman" w:hAnsi="Times New Roman" w:cs="Times New Roman"/>
          </w:rPr>
          <w:t xml:space="preserve"> </w:t>
        </w:r>
      </w:ins>
      <w:del w:id="247" w:author="Lin, Madeline" w:date="2023-04-07T22:45:00Z">
        <w:r w:rsidRPr="005E1059" w:rsidDel="00481914">
          <w:rPr>
            <w:rFonts w:ascii="Times New Roman" w:eastAsia="Times New Roman" w:hAnsi="Times New Roman" w:cs="Times New Roman"/>
          </w:rPr>
          <w:delText xml:space="preserve"> </w:delText>
        </w:r>
      </w:del>
    </w:p>
    <w:p w14:paraId="7B895459" w14:textId="0FE4BC9D" w:rsidR="00BA3934" w:rsidRPr="005E1059" w:rsidDel="00481914" w:rsidRDefault="00BA3934" w:rsidP="005E1059">
      <w:pPr>
        <w:ind w:left="2880"/>
        <w:rPr>
          <w:del w:id="248" w:author="Lin, Madeline" w:date="2023-04-07T22:45:00Z"/>
          <w:rFonts w:ascii="Times New Roman" w:eastAsia="Times New Roman" w:hAnsi="Times New Roman" w:cs="Times New Roman"/>
        </w:rPr>
      </w:pPr>
      <w:r w:rsidRPr="005E1059">
        <w:rPr>
          <w:rFonts w:ascii="Times New Roman" w:eastAsia="Times New Roman" w:hAnsi="Times New Roman" w:cs="Times New Roman"/>
        </w:rPr>
        <w:t>and the hidden layer, and the hidden layer and the output layer,</w:t>
      </w:r>
      <w:ins w:id="249" w:author="Lin, Madeline" w:date="2023-04-07T22:45:00Z">
        <w:r w:rsidR="00481914" w:rsidRPr="005E1059">
          <w:rPr>
            <w:rFonts w:ascii="Times New Roman" w:eastAsia="Times New Roman" w:hAnsi="Times New Roman" w:cs="Times New Roman"/>
          </w:rPr>
          <w:t xml:space="preserve"> </w:t>
        </w:r>
      </w:ins>
      <w:del w:id="250" w:author="Lin, Madeline" w:date="2023-04-07T22:45:00Z">
        <w:r w:rsidRPr="005E1059" w:rsidDel="00481914">
          <w:rPr>
            <w:rFonts w:ascii="Times New Roman" w:eastAsia="Times New Roman" w:hAnsi="Times New Roman" w:cs="Times New Roman"/>
          </w:rPr>
          <w:delText xml:space="preserve"> </w:delText>
        </w:r>
      </w:del>
    </w:p>
    <w:p w14:paraId="5E75DF41" w14:textId="77777777" w:rsidR="00BA3934" w:rsidRPr="005E1059" w:rsidRDefault="00BA3934" w:rsidP="005E1059">
      <w:pPr>
        <w:ind w:left="2880"/>
        <w:rPr>
          <w:rFonts w:ascii="Times New Roman" w:eastAsia="Times New Roman" w:hAnsi="Times New Roman" w:cs="Times New Roman"/>
        </w:rPr>
      </w:pPr>
      <w:r w:rsidRPr="005E1059">
        <w:rPr>
          <w:rFonts w:ascii="Times New Roman" w:eastAsia="Times New Roman" w:hAnsi="Times New Roman" w:cs="Times New Roman"/>
        </w:rPr>
        <w:t>respectively</w:t>
      </w:r>
    </w:p>
    <w:p w14:paraId="6B02A371" w14:textId="77777777" w:rsidR="00BA3934" w:rsidRPr="005E1059" w:rsidDel="00481914" w:rsidRDefault="00BA3934" w:rsidP="00BA3934">
      <w:pPr>
        <w:ind w:left="2880"/>
        <w:rPr>
          <w:del w:id="251" w:author="Lin, Madeline" w:date="2023-04-07T22:45:00Z"/>
          <w:rFonts w:ascii="Times New Roman" w:eastAsia="Times New Roman" w:hAnsi="Times New Roman" w:cs="Times New Roman"/>
        </w:rPr>
      </w:pPr>
      <w:r w:rsidRPr="005E1059">
        <w:rPr>
          <w:rFonts w:ascii="Times New Roman" w:eastAsia="Times New Roman" w:hAnsi="Times New Roman" w:cs="Times New Roman"/>
        </w:rPr>
        <w:t>e</w:t>
      </w:r>
      <w:r w:rsidRPr="005E1059">
        <w:rPr>
          <w:rFonts w:ascii="Times New Roman" w:eastAsia="Times New Roman" w:hAnsi="Times New Roman" w:cs="Times New Roman"/>
          <w:vertAlign w:val="subscript"/>
        </w:rPr>
        <w:t>1</w:t>
      </w:r>
      <w:r w:rsidRPr="005E1059">
        <w:rPr>
          <w:rFonts w:ascii="Times New Roman" w:eastAsia="Times New Roman" w:hAnsi="Times New Roman" w:cs="Times New Roman"/>
        </w:rPr>
        <w:t xml:space="preserve"> and e</w:t>
      </w:r>
      <w:r w:rsidRPr="005E1059">
        <w:rPr>
          <w:rFonts w:ascii="Times New Roman" w:eastAsia="Times New Roman" w:hAnsi="Times New Roman" w:cs="Times New Roman"/>
          <w:vertAlign w:val="subscript"/>
        </w:rPr>
        <w:t>2</w:t>
      </w:r>
      <w:r w:rsidRPr="005E1059">
        <w:rPr>
          <w:rFonts w:ascii="Times New Roman" w:eastAsia="Times New Roman" w:hAnsi="Times New Roman" w:cs="Times New Roman"/>
        </w:rPr>
        <w:t xml:space="preserve"> are bias vectors for the hidden layer and the output layer,    </w:t>
      </w:r>
    </w:p>
    <w:p w14:paraId="5F45164B" w14:textId="77777777" w:rsidR="00BA3934" w:rsidRPr="005E1059" w:rsidRDefault="00BA3934" w:rsidP="005E1059">
      <w:pPr>
        <w:ind w:left="2880"/>
        <w:rPr>
          <w:rFonts w:ascii="Times New Roman" w:eastAsia="Times New Roman" w:hAnsi="Times New Roman" w:cs="Times New Roman"/>
        </w:rPr>
      </w:pPr>
      <w:r w:rsidRPr="005E1059">
        <w:rPr>
          <w:rFonts w:ascii="Times New Roman" w:eastAsia="Times New Roman" w:hAnsi="Times New Roman" w:cs="Times New Roman"/>
        </w:rPr>
        <w:t>respectively</w:t>
      </w:r>
    </w:p>
    <w:p w14:paraId="787518FA" w14:textId="77777777" w:rsidR="00BA3934" w:rsidRPr="005E1059" w:rsidRDefault="00BA3934" w:rsidP="00BA3934">
      <w:pPr>
        <w:rPr>
          <w:rFonts w:ascii="Times New Roman" w:eastAsia="Times New Roman" w:hAnsi="Times New Roman" w:cs="Times New Roman"/>
        </w:rPr>
      </w:pPr>
    </w:p>
    <w:p w14:paraId="3F4C37F1"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 xml:space="preserve">In my case, first, the neural network model will try to learn how the energy of a song relates to my streaming by adjusting the weights (i.e. W) of the connections between the energy and the hidden layer, and the weights (i.e. U) of the connections between the hidden layer and the output layer, as well as the biases, to minimize the difference between the predicted </w:t>
      </w:r>
      <w:proofErr w:type="spellStart"/>
      <w:r w:rsidRPr="005E1059">
        <w:rPr>
          <w:rFonts w:ascii="Times New Roman" w:eastAsia="Times New Roman" w:hAnsi="Times New Roman" w:cs="Times New Roman"/>
        </w:rPr>
        <w:t>MsPlayed</w:t>
      </w:r>
      <w:proofErr w:type="spellEnd"/>
      <w:r w:rsidRPr="005E1059">
        <w:rPr>
          <w:rFonts w:ascii="Times New Roman" w:eastAsia="Times New Roman" w:hAnsi="Times New Roman" w:cs="Times New Roman"/>
        </w:rPr>
        <w:t xml:space="preserve"> value and the actual </w:t>
      </w:r>
      <w:proofErr w:type="spellStart"/>
      <w:r w:rsidRPr="005E1059">
        <w:rPr>
          <w:rFonts w:ascii="Times New Roman" w:eastAsia="Times New Roman" w:hAnsi="Times New Roman" w:cs="Times New Roman"/>
        </w:rPr>
        <w:t>MsPlayed</w:t>
      </w:r>
      <w:proofErr w:type="spellEnd"/>
      <w:r w:rsidRPr="005E1059">
        <w:rPr>
          <w:rFonts w:ascii="Times New Roman" w:eastAsia="Times New Roman" w:hAnsi="Times New Roman" w:cs="Times New Roman"/>
        </w:rPr>
        <w:t xml:space="preserve"> value for a given input value of energy.</w:t>
      </w:r>
    </w:p>
    <w:p w14:paraId="6A0ADB9C" w14:textId="77777777" w:rsidR="00BA3934" w:rsidRPr="005E1059" w:rsidRDefault="00BA3934" w:rsidP="00BA3934">
      <w:pPr>
        <w:rPr>
          <w:rFonts w:ascii="Times New Roman" w:eastAsia="Times New Roman" w:hAnsi="Times New Roman" w:cs="Times New Roman"/>
        </w:rPr>
      </w:pPr>
    </w:p>
    <w:p w14:paraId="3D97DF51" w14:textId="77777777" w:rsidR="00BA3934" w:rsidRPr="005E1059" w:rsidRDefault="00BA3934" w:rsidP="00BA3934">
      <w:pPr>
        <w:rPr>
          <w:rFonts w:ascii="Times New Roman" w:eastAsia="Times New Roman" w:hAnsi="Times New Roman" w:cs="Times New Roman"/>
          <w:color w:val="000000"/>
        </w:rPr>
      </w:pPr>
    </w:p>
    <w:p w14:paraId="065EF2A2"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Collaborative filtering method</w:t>
      </w:r>
    </w:p>
    <w:p w14:paraId="038ED9EB" w14:textId="77777777" w:rsidR="00BA3934" w:rsidRPr="005E1059" w:rsidRDefault="00BA3934" w:rsidP="00BA3934">
      <w:pPr>
        <w:pStyle w:val="ListParagraph"/>
        <w:numPr>
          <w:ilvl w:val="0"/>
          <w:numId w:val="2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Similarity Metrics</w:t>
      </w:r>
    </w:p>
    <w:p w14:paraId="1A4AAE2B" w14:textId="77777777" w:rsidR="00BA3934" w:rsidRPr="005E1059" w:rsidDel="00481914" w:rsidRDefault="00BA3934" w:rsidP="00BA3934">
      <w:pPr>
        <w:pStyle w:val="ListParagraph"/>
        <w:numPr>
          <w:ilvl w:val="2"/>
          <w:numId w:val="22"/>
        </w:numPr>
        <w:spacing w:after="0"/>
        <w:rPr>
          <w:del w:id="252" w:author="Lin, Madeline" w:date="2023-04-07T22:46:00Z"/>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3E085806" w14:textId="77777777" w:rsidR="00BA3934" w:rsidRPr="005E1059" w:rsidRDefault="00BA3934" w:rsidP="005E1059">
      <w:pPr>
        <w:pStyle w:val="ListParagraph"/>
        <w:numPr>
          <w:ilvl w:val="2"/>
          <w:numId w:val="22"/>
        </w:numPr>
        <w:spacing w:after="0"/>
        <w:rPr>
          <w:rFonts w:ascii="Times New Roman" w:eastAsia="Times New Roman" w:hAnsi="Times New Roman" w:cs="Times New Roman"/>
          <w:sz w:val="24"/>
          <w:szCs w:val="24"/>
        </w:rPr>
      </w:pPr>
    </w:p>
    <w:p w14:paraId="6125C50E"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Pearson Correlation Coefficient</w:t>
      </w:r>
    </w:p>
    <w:p w14:paraId="010592FD"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4DE4B2C6" w14:textId="77777777" w:rsidR="00BA3934" w:rsidRDefault="00BA3934" w:rsidP="00BA3934">
      <w:pPr>
        <w:pStyle w:val="ListParagraph"/>
        <w:spacing w:after="0"/>
        <w:ind w:left="2880"/>
        <w:rPr>
          <w:rFonts w:ascii="Times New Roman" w:eastAsia="Times New Roman" w:hAnsi="Times New Roman" w:cs="Times New Roman"/>
        </w:rPr>
      </w:pPr>
    </w:p>
    <w:p w14:paraId="59AB3EFB" w14:textId="77777777" w:rsidR="00BA3934" w:rsidRDefault="00BA3934" w:rsidP="00BA3934">
      <w:pPr>
        <w:rPr>
          <w:rFonts w:ascii="Times New Roman" w:eastAsia="Times New Roman" w:hAnsi="Times New Roman" w:cs="Times New Roman"/>
        </w:rPr>
      </w:pPr>
      <w:r w:rsidRPr="001B3C90">
        <w:rPr>
          <w:rFonts w:ascii="Times New Roman" w:eastAsia="Times New Roman" w:hAnsi="Times New Roman" w:cs="Times New Roman"/>
        </w:rPr>
        <w:t>I do not need to decide which variables to be included as these are all unsupervised learning methods.</w:t>
      </w:r>
      <w:r>
        <w:rPr>
          <w:rFonts w:ascii="Times New Roman" w:eastAsia="Times New Roman" w:hAnsi="Times New Roman" w:cs="Times New Roman"/>
        </w:rPr>
        <w:t xml:space="preserve"> </w:t>
      </w:r>
    </w:p>
    <w:p w14:paraId="199BFB74" w14:textId="77777777" w:rsidR="00BA3934" w:rsidRDefault="00BA3934" w:rsidP="00BA3934">
      <w:pPr>
        <w:rPr>
          <w:rFonts w:ascii="Times New Roman" w:eastAsia="Times New Roman" w:hAnsi="Times New Roman" w:cs="Times New Roman"/>
        </w:rPr>
      </w:pPr>
    </w:p>
    <w:p w14:paraId="100A4392" w14:textId="77777777" w:rsidR="00BA3934" w:rsidRPr="001B3C90" w:rsidRDefault="00BA3934" w:rsidP="00BA3934">
      <w:pPr>
        <w:rPr>
          <w:rFonts w:ascii="Times New Roman" w:eastAsia="Times New Roman" w:hAnsi="Times New Roman" w:cs="Times New Roman"/>
        </w:rPr>
      </w:pPr>
      <w:r>
        <w:rPr>
          <w:rFonts w:ascii="Times New Roman" w:eastAsia="Times New Roman" w:hAnsi="Times New Roman" w:cs="Times New Roman"/>
        </w:rPr>
        <w:t>The above three metrics are all similarity metrics that are used to measure similarity between two vectors. They differ in calculation methods, range of values and interpretation. In general, the interpretation is that the smaller distances between two tracks, more similarities are shared between two tracks. As for Euclidean Distance, it represents the straight-line distance between two points in a multidimensional space. A smaller Euclidean distance indicates that two tracks are closer to each other, which a larger distance indicates that they are further apart. As for Pearson correlation coefficient, a positive correlation closer to 1 indicates that two tracks tend to be more similar. As for Cosine Similarity, it measures the angle between two vectors; a positive cosine similarity closer to 1 indicates that two tracks tend to be more similar.</w:t>
      </w:r>
    </w:p>
    <w:p w14:paraId="74CEF4E1" w14:textId="77777777" w:rsidR="00BA3934" w:rsidRDefault="00BA3934" w:rsidP="00BA3934">
      <w:pPr>
        <w:rPr>
          <w:rFonts w:ascii="Times New Roman" w:eastAsia="Times New Roman" w:hAnsi="Times New Roman" w:cs="Times New Roman"/>
          <w:b/>
          <w:bCs/>
          <w:color w:val="70AD47"/>
        </w:rPr>
      </w:pPr>
    </w:p>
    <w:p w14:paraId="42954876" w14:textId="77777777" w:rsidR="00BA3934" w:rsidRPr="00CA2967"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As far as I am concerned, I encountered some difficulties about the interpretations of the random forest model and neural network model. However, based on my research, I put down my understandings of how to interpret these two models as shown above. Additionally, there are not any </w:t>
      </w:r>
      <w:r>
        <w:rPr>
          <w:rFonts w:ascii="Times New Roman" w:hAnsi="Times New Roman" w:cs="Times New Roman"/>
        </w:rPr>
        <w:t>important items need to be addressed for now.</w:t>
      </w:r>
    </w:p>
    <w:p w14:paraId="74099FEB" w14:textId="77777777" w:rsidR="00BA3934" w:rsidRDefault="00BA3934" w:rsidP="00BA3934">
      <w:pPr>
        <w:rPr>
          <w:rFonts w:ascii="Times New Roman" w:eastAsia="Times New Roman" w:hAnsi="Times New Roman" w:cs="Times New Roman"/>
          <w:b/>
          <w:bCs/>
          <w:color w:val="70AD47"/>
        </w:rPr>
      </w:pPr>
    </w:p>
    <w:p w14:paraId="3048FE65" w14:textId="77777777" w:rsidR="00BA3934" w:rsidRDefault="00BA3934" w:rsidP="00BA3934">
      <w:pPr>
        <w:rPr>
          <w:rFonts w:ascii="Times New Roman" w:eastAsia="Times New Roman" w:hAnsi="Times New Roman" w:cs="Times New Roman"/>
          <w:b/>
          <w:bCs/>
          <w:color w:val="70AD47"/>
        </w:rPr>
      </w:pPr>
    </w:p>
    <w:p w14:paraId="7B5444A0"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3</w:t>
      </w:r>
      <w:r w:rsidRPr="00C61B13">
        <w:rPr>
          <w:rFonts w:ascii="Times New Roman" w:eastAsia="Times New Roman" w:hAnsi="Times New Roman" w:cs="Times New Roman"/>
          <w:b/>
          <w:bCs/>
          <w:color w:val="70AD47"/>
        </w:rPr>
        <w:t>: Data</w:t>
      </w:r>
      <w:r>
        <w:rPr>
          <w:rFonts w:ascii="Times New Roman" w:eastAsia="Times New Roman" w:hAnsi="Times New Roman" w:cs="Times New Roman"/>
          <w:b/>
          <w:bCs/>
          <w:color w:val="70AD47"/>
        </w:rPr>
        <w:t xml:space="preserve"> Models</w:t>
      </w:r>
      <w:r w:rsidRPr="00C61B13">
        <w:rPr>
          <w:rFonts w:ascii="Times New Roman" w:eastAsia="Times New Roman" w:hAnsi="Times New Roman" w:cs="Times New Roman"/>
          <w:b/>
          <w:bCs/>
          <w:color w:val="70AD47"/>
        </w:rPr>
        <w:t> </w:t>
      </w:r>
    </w:p>
    <w:p w14:paraId="6AD9A974" w14:textId="77777777" w:rsidR="00BA3934" w:rsidRDefault="00BA3934" w:rsidP="00BA3934">
      <w:pPr>
        <w:rPr>
          <w:rFonts w:ascii="Times New Roman" w:eastAsia="Times New Roman" w:hAnsi="Times New Roman" w:cs="Times New Roman"/>
          <w:b/>
          <w:bCs/>
          <w:color w:val="70AD47"/>
        </w:rPr>
      </w:pPr>
    </w:p>
    <w:p w14:paraId="3B46C6BE" w14:textId="77777777" w:rsidR="00BA3934" w:rsidRPr="00F0667D" w:rsidRDefault="00BA3934" w:rsidP="00BA3934">
      <w:pPr>
        <w:rPr>
          <w:rFonts w:ascii="Times New Roman" w:hAnsi="Times New Roman" w:cs="Times New Roman"/>
        </w:rPr>
      </w:pPr>
      <w:r w:rsidRPr="00F0667D">
        <w:rPr>
          <w:rFonts w:ascii="Times New Roman" w:hAnsi="Times New Roman" w:cs="Times New Roman"/>
        </w:rPr>
        <w:t xml:space="preserve">In this </w:t>
      </w:r>
      <w:r>
        <w:rPr>
          <w:rFonts w:ascii="Times New Roman" w:hAnsi="Times New Roman" w:cs="Times New Roman"/>
        </w:rPr>
        <w:t>data models deliverable,</w:t>
      </w:r>
      <w:r w:rsidRPr="00F0667D">
        <w:rPr>
          <w:rFonts w:ascii="Times New Roman" w:hAnsi="Times New Roman" w:cs="Times New Roman"/>
        </w:rPr>
        <w:t xml:space="preserve"> </w:t>
      </w:r>
      <w:r>
        <w:rPr>
          <w:rFonts w:ascii="Times New Roman" w:hAnsi="Times New Roman" w:cs="Times New Roman"/>
        </w:rPr>
        <w:t>I will present the code and the output with explanations. I will provide the further assessments and interpretations in the Assessing Models section.</w:t>
      </w:r>
    </w:p>
    <w:p w14:paraId="25434DC1" w14:textId="77777777" w:rsidR="00BA3934" w:rsidRDefault="00BA3934" w:rsidP="00BA3934">
      <w:pPr>
        <w:pStyle w:val="ListParagraph"/>
        <w:spacing w:after="0"/>
        <w:rPr>
          <w:rFonts w:ascii="Times New Roman" w:eastAsia="Times New Roman" w:hAnsi="Times New Roman" w:cs="Times New Roman"/>
          <w:color w:val="000000"/>
        </w:rPr>
      </w:pPr>
    </w:p>
    <w:p w14:paraId="220A99B7" w14:textId="77777777" w:rsidR="00BA3934" w:rsidRPr="005F3309" w:rsidRDefault="00BA3934" w:rsidP="00BA3934">
      <w:pPr>
        <w:rPr>
          <w:rFonts w:ascii="Times New Roman" w:eastAsia="Times New Roman" w:hAnsi="Times New Roman" w:cs="Times New Roman"/>
          <w:color w:val="000000"/>
        </w:rPr>
      </w:pPr>
    </w:p>
    <w:p w14:paraId="0BB7C897" w14:textId="77777777" w:rsidR="00BA3934" w:rsidRPr="005E1059" w:rsidRDefault="00BA3934" w:rsidP="00BA3934">
      <w:pPr>
        <w:pStyle w:val="ListParagraph"/>
        <w:numPr>
          <w:ilvl w:val="0"/>
          <w:numId w:val="22"/>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Content-based filtering method</w:t>
      </w:r>
    </w:p>
    <w:p w14:paraId="24970ACB" w14:textId="77777777" w:rsidR="00BA3934" w:rsidRPr="005E1059" w:rsidRDefault="00BA3934" w:rsidP="00BA3934">
      <w:pPr>
        <w:pStyle w:val="ListParagraph"/>
        <w:numPr>
          <w:ilvl w:val="0"/>
          <w:numId w:val="2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Prediction Regression Models</w:t>
      </w:r>
    </w:p>
    <w:p w14:paraId="5185E197"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Simple Linear Regression Model</w:t>
      </w:r>
    </w:p>
    <w:p w14:paraId="182C4183"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74DA0864"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0109225D" wp14:editId="5677EE46">
            <wp:extent cx="4140377" cy="39466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4063" cy="3959674"/>
                    </a:xfrm>
                    <a:prstGeom prst="rect">
                      <a:avLst/>
                    </a:prstGeom>
                  </pic:spPr>
                </pic:pic>
              </a:graphicData>
            </a:graphic>
          </wp:inline>
        </w:drawing>
      </w:r>
    </w:p>
    <w:p w14:paraId="6B80E14E"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4A506CA4"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0A649A6F" w14:textId="77777777" w:rsidR="00BA3934" w:rsidRPr="005E1059" w:rsidRDefault="00BA3934" w:rsidP="00BA3934">
      <w:pPr>
        <w:pStyle w:val="ListParagraph"/>
        <w:spacing w:after="0"/>
        <w:ind w:left="2880"/>
        <w:rPr>
          <w:rFonts w:ascii="Times New Roman" w:eastAsia="Times New Roman" w:hAnsi="Times New Roman" w:cs="Times New Roman"/>
          <w:color w:val="70AD47" w:themeColor="accent6"/>
          <w:sz w:val="24"/>
          <w:szCs w:val="24"/>
        </w:rPr>
      </w:pPr>
      <w:r w:rsidRPr="005E1059">
        <w:rPr>
          <w:noProof/>
          <w:sz w:val="24"/>
          <w:szCs w:val="24"/>
        </w:rPr>
        <w:drawing>
          <wp:inline distT="0" distB="0" distL="0" distR="0" wp14:anchorId="51FCDEE1" wp14:editId="6CFF2ECF">
            <wp:extent cx="2305050" cy="2000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050" cy="2000250"/>
                    </a:xfrm>
                    <a:prstGeom prst="rect">
                      <a:avLst/>
                    </a:prstGeom>
                  </pic:spPr>
                </pic:pic>
              </a:graphicData>
            </a:graphic>
          </wp:inline>
        </w:drawing>
      </w:r>
      <w:r w:rsidRPr="005E1059">
        <w:rPr>
          <w:noProof/>
          <w:sz w:val="24"/>
          <w:szCs w:val="24"/>
        </w:rPr>
        <w:t xml:space="preserve"> </w:t>
      </w:r>
    </w:p>
    <w:p w14:paraId="5085596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shown in the above two screenshots, I firstly imported some Python libraries that are needed for my modeling. </w:t>
      </w:r>
      <w:proofErr w:type="spellStart"/>
      <w:r w:rsidRPr="005E1059">
        <w:rPr>
          <w:rFonts w:ascii="Times New Roman" w:eastAsia="Times New Roman" w:hAnsi="Times New Roman" w:cs="Times New Roman"/>
          <w:sz w:val="24"/>
          <w:szCs w:val="24"/>
        </w:rPr>
        <w:t>Sklearn</w:t>
      </w:r>
      <w:proofErr w:type="spellEnd"/>
      <w:r w:rsidRPr="005E1059">
        <w:rPr>
          <w:rFonts w:ascii="Times New Roman" w:eastAsia="Times New Roman" w:hAnsi="Times New Roman" w:cs="Times New Roman"/>
          <w:sz w:val="24"/>
          <w:szCs w:val="24"/>
        </w:rPr>
        <w:t xml:space="preserve"> (i.e. Scikit-learn) is a library used for machine learning. It provides a range of tools for building predictive models. It supports algorithms including linear regression, decision trees and random forests. </w:t>
      </w:r>
      <w:proofErr w:type="spellStart"/>
      <w:r w:rsidRPr="005E1059">
        <w:rPr>
          <w:rFonts w:ascii="Times New Roman" w:eastAsia="Times New Roman" w:hAnsi="Times New Roman" w:cs="Times New Roman"/>
          <w:sz w:val="24"/>
          <w:szCs w:val="24"/>
        </w:rPr>
        <w:t>Numpy</w:t>
      </w:r>
      <w:proofErr w:type="spellEnd"/>
      <w:r w:rsidRPr="005E1059">
        <w:rPr>
          <w:rFonts w:ascii="Times New Roman" w:eastAsia="Times New Roman" w:hAnsi="Times New Roman" w:cs="Times New Roman"/>
          <w:sz w:val="24"/>
          <w:szCs w:val="24"/>
        </w:rPr>
        <w:t xml:space="preserve"> and Pandas are also Python libraries that are used for numerical operations and data analysis. </w:t>
      </w:r>
    </w:p>
    <w:p w14:paraId="26C3D6C1"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After that, I included all audio features to fit the linear regression model into my train dataset. Then I performed a RMSE calculation of both validation dataset and test dataset. Finally, I print the coefficient of each audio feature and the RMSEs for validation and test datasets.</w:t>
      </w:r>
    </w:p>
    <w:p w14:paraId="42127A23"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59E46A41"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Linear Regression Model with Interactions</w:t>
      </w:r>
    </w:p>
    <w:p w14:paraId="2ACD1BC7"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19AF64CE"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14B3A992" wp14:editId="4B7D0EF2">
            <wp:extent cx="4132162" cy="3916724"/>
            <wp:effectExtent l="0" t="0" r="190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0273" cy="3933891"/>
                    </a:xfrm>
                    <a:prstGeom prst="rect">
                      <a:avLst/>
                    </a:prstGeom>
                  </pic:spPr>
                </pic:pic>
              </a:graphicData>
            </a:graphic>
          </wp:inline>
        </w:drawing>
      </w:r>
      <w:r w:rsidRPr="005E1059">
        <w:rPr>
          <w:noProof/>
          <w:sz w:val="24"/>
          <w:szCs w:val="24"/>
        </w:rPr>
        <w:t xml:space="preserve"> </w:t>
      </w:r>
    </w:p>
    <w:p w14:paraId="78BAFF8F"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38EB1127"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2CFDD6EB"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17B329A4" wp14:editId="4F51363E">
            <wp:extent cx="2911033" cy="2162742"/>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4163" cy="2165068"/>
                    </a:xfrm>
                    <a:prstGeom prst="rect">
                      <a:avLst/>
                    </a:prstGeom>
                  </pic:spPr>
                </pic:pic>
              </a:graphicData>
            </a:graphic>
          </wp:inline>
        </w:drawing>
      </w:r>
    </w:p>
    <w:p w14:paraId="212AAF5E"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7D967340"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As shown in the above two screenshots, apart from including all audio features, I added some interactions among audio features based on my intuition. Other steps are the same as the simple linear regression model.</w:t>
      </w:r>
    </w:p>
    <w:p w14:paraId="0FD050BE"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45B6517B"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Stepwise Model</w:t>
      </w:r>
    </w:p>
    <w:p w14:paraId="7E60A7F5"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5D185EC2"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799AD52B" wp14:editId="43F0BAFF">
            <wp:extent cx="4085079" cy="3905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8380" cy="3917982"/>
                    </a:xfrm>
                    <a:prstGeom prst="rect">
                      <a:avLst/>
                    </a:prstGeom>
                  </pic:spPr>
                </pic:pic>
              </a:graphicData>
            </a:graphic>
          </wp:inline>
        </w:drawing>
      </w:r>
    </w:p>
    <w:p w14:paraId="0AF822F4"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6C61A263"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789F8F32"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0542A387" wp14:editId="6888322E">
            <wp:extent cx="2251485" cy="19213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7194" cy="1926251"/>
                    </a:xfrm>
                    <a:prstGeom prst="rect">
                      <a:avLst/>
                    </a:prstGeom>
                  </pic:spPr>
                </pic:pic>
              </a:graphicData>
            </a:graphic>
          </wp:inline>
        </w:drawing>
      </w:r>
    </w:p>
    <w:p w14:paraId="1C456C46"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As shown in the above two screenshots, I firstly imported a Polynomial Features library. As the default stepwise model only include audio features without interactions, I used this library so that stepwise model will have the capability to include higher-</w:t>
      </w:r>
      <w:r w:rsidRPr="005E1059">
        <w:rPr>
          <w:rFonts w:ascii="Times New Roman" w:eastAsia="Times New Roman" w:hAnsi="Times New Roman" w:cs="Times New Roman"/>
          <w:sz w:val="24"/>
          <w:szCs w:val="24"/>
        </w:rPr>
        <w:lastRenderedPageBreak/>
        <w:t>order interactions without myself having to manually add them. After that, I included all audio features in the matrix as a pool for stepwise model to select. Other steps are the same as the simple linear regression model.</w:t>
      </w:r>
    </w:p>
    <w:p w14:paraId="2E577DB1"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6D7DB4FB"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Decision Tree Model</w:t>
      </w:r>
    </w:p>
    <w:p w14:paraId="0A94FE8B"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10F5C9A1"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4BF9FB22" wp14:editId="50241AD2">
            <wp:extent cx="4074289" cy="3016976"/>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648" cy="3021685"/>
                    </a:xfrm>
                    <a:prstGeom prst="rect">
                      <a:avLst/>
                    </a:prstGeom>
                  </pic:spPr>
                </pic:pic>
              </a:graphicData>
            </a:graphic>
          </wp:inline>
        </w:drawing>
      </w:r>
    </w:p>
    <w:p w14:paraId="4044E2A1"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 xml:space="preserve">     *Random state is used to ensure that the random number generator produces the same sequence of numbers each </w:t>
      </w:r>
    </w:p>
    <w:p w14:paraId="2DB71CB9" w14:textId="77777777" w:rsidR="00BA3934" w:rsidRPr="005E1059" w:rsidRDefault="00BA3934" w:rsidP="00BA3934">
      <w:pPr>
        <w:ind w:left="2880"/>
        <w:rPr>
          <w:rFonts w:ascii="Times New Roman" w:eastAsia="Times New Roman" w:hAnsi="Times New Roman" w:cs="Times New Roman"/>
        </w:rPr>
      </w:pPr>
      <w:r w:rsidRPr="005E1059">
        <w:rPr>
          <w:rFonts w:ascii="Times New Roman" w:eastAsia="Times New Roman" w:hAnsi="Times New Roman" w:cs="Times New Roman"/>
        </w:rPr>
        <w:t xml:space="preserve">      time the code is run. The value of random seed is random but it should stay consistent among different models.</w:t>
      </w:r>
    </w:p>
    <w:p w14:paraId="64D59DB3"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720FDA94"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654157F3"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1425D178" wp14:editId="09E1A0A5">
            <wp:extent cx="2025570" cy="15689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1615" cy="1573671"/>
                    </a:xfrm>
                    <a:prstGeom prst="rect">
                      <a:avLst/>
                    </a:prstGeom>
                  </pic:spPr>
                </pic:pic>
              </a:graphicData>
            </a:graphic>
          </wp:inline>
        </w:drawing>
      </w:r>
    </w:p>
    <w:p w14:paraId="16D7EC9B"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749CBC4A"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shown in the above two screenshots, I firstly included all audio features to fit the tree model. I set the max depth to be 15 as there are 11 audio features of each track and I leave some space for the model to add some interaction terms. In tree model, we do not have the coefficient parameters like linear regression models. Instead, decision trees use a set of rules to recursively split the data into </w:t>
      </w:r>
      <w:r w:rsidRPr="005E1059">
        <w:rPr>
          <w:rFonts w:ascii="Times New Roman" w:eastAsia="Times New Roman" w:hAnsi="Times New Roman" w:cs="Times New Roman"/>
          <w:sz w:val="24"/>
          <w:szCs w:val="24"/>
        </w:rPr>
        <w:lastRenderedPageBreak/>
        <w:t>smaller and more homogeneous groups based on the features in the data. Therefore, I used the feature importance to indicate the significance of audio features for streaming determined by the tree model. Other steps are the same as the simple linear regression model.</w:t>
      </w:r>
    </w:p>
    <w:p w14:paraId="3BF055C0" w14:textId="77777777" w:rsidR="00BA3934" w:rsidRPr="005E1059" w:rsidRDefault="00BA3934" w:rsidP="00BA3934">
      <w:pPr>
        <w:rPr>
          <w:rFonts w:ascii="Times New Roman" w:eastAsia="Times New Roman" w:hAnsi="Times New Roman" w:cs="Times New Roman"/>
        </w:rPr>
      </w:pPr>
    </w:p>
    <w:p w14:paraId="0E166BC3"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Random Forest Model</w:t>
      </w:r>
    </w:p>
    <w:p w14:paraId="0D30D67C"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25A100D4"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2FDC8853" wp14:editId="3A669C56">
            <wp:extent cx="4079243" cy="302195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9328" cy="3036831"/>
                    </a:xfrm>
                    <a:prstGeom prst="rect">
                      <a:avLst/>
                    </a:prstGeom>
                  </pic:spPr>
                </pic:pic>
              </a:graphicData>
            </a:graphic>
          </wp:inline>
        </w:drawing>
      </w:r>
    </w:p>
    <w:p w14:paraId="2CA99E2F"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    *n estimators is a parameter that represents the number of decision trees </w:t>
      </w:r>
    </w:p>
    <w:p w14:paraId="02262A66"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0D353CCF"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4E6A9C0E" w14:textId="77777777" w:rsidR="00BA3934" w:rsidRPr="005E1059" w:rsidRDefault="00BA3934" w:rsidP="00BA3934">
      <w:pPr>
        <w:pStyle w:val="ListParagraph"/>
        <w:spacing w:after="0"/>
        <w:ind w:left="2880"/>
        <w:rPr>
          <w:rFonts w:ascii="Times New Roman" w:eastAsia="Times New Roman" w:hAnsi="Times New Roman" w:cs="Times New Roman"/>
          <w:color w:val="70AD47" w:themeColor="accent6"/>
          <w:sz w:val="24"/>
          <w:szCs w:val="24"/>
        </w:rPr>
      </w:pPr>
      <w:r w:rsidRPr="005E1059">
        <w:rPr>
          <w:noProof/>
          <w:sz w:val="24"/>
          <w:szCs w:val="24"/>
        </w:rPr>
        <w:drawing>
          <wp:inline distT="0" distB="0" distL="0" distR="0" wp14:anchorId="0D887453" wp14:editId="46E348E7">
            <wp:extent cx="2136557" cy="1665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7813" cy="1666769"/>
                    </a:xfrm>
                    <a:prstGeom prst="rect">
                      <a:avLst/>
                    </a:prstGeom>
                  </pic:spPr>
                </pic:pic>
              </a:graphicData>
            </a:graphic>
          </wp:inline>
        </w:drawing>
      </w:r>
    </w:p>
    <w:p w14:paraId="6AF1A129"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52C09BE1"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As shown in the above two screenshots, apart from the same steps as decision tree model, I built 100 decision trees with the same depth and combined them to improve the accuracy and reduce overfitting for this random forest model. The feature importance calculation is based on the average of all 100 decision trees in the forest.</w:t>
      </w:r>
    </w:p>
    <w:p w14:paraId="4228D57D"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3392F294"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 xml:space="preserve">Neural Network Model </w:t>
      </w:r>
    </w:p>
    <w:p w14:paraId="2770ED43"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324AE07C"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18709AF7" wp14:editId="32F5AF6D">
            <wp:extent cx="4080571" cy="52838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9170" cy="530790"/>
                    </a:xfrm>
                    <a:prstGeom prst="rect">
                      <a:avLst/>
                    </a:prstGeom>
                  </pic:spPr>
                </pic:pic>
              </a:graphicData>
            </a:graphic>
          </wp:inline>
        </w:drawing>
      </w:r>
    </w:p>
    <w:p w14:paraId="7D92B0E9"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7F99DFDD"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4D2E1FFD"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7D8E0CBD"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4D8BBB13"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1657BD32" wp14:editId="3F01DD6A">
            <wp:extent cx="4124580" cy="283168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1549" cy="2850198"/>
                    </a:xfrm>
                    <a:prstGeom prst="rect">
                      <a:avLst/>
                    </a:prstGeom>
                  </pic:spPr>
                </pic:pic>
              </a:graphicData>
            </a:graphic>
          </wp:inline>
        </w:drawing>
      </w:r>
    </w:p>
    <w:p w14:paraId="0494B108"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57582D50"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6CCF32BF"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4597F277" wp14:editId="713D9997">
            <wp:extent cx="4168588" cy="13779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0462" cy="1381875"/>
                    </a:xfrm>
                    <a:prstGeom prst="rect">
                      <a:avLst/>
                    </a:prstGeom>
                  </pic:spPr>
                </pic:pic>
              </a:graphicData>
            </a:graphic>
          </wp:inline>
        </w:drawing>
      </w:r>
    </w:p>
    <w:p w14:paraId="63DABDAC"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  *Due to the length of the complete output, only results from Epoch 93 to 100 are shown in this screenshot. </w:t>
      </w:r>
    </w:p>
    <w:p w14:paraId="59AB6C17"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205E8AD2"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shown in the above two screenshots, I firstly installed the Kera and </w:t>
      </w:r>
      <w:proofErr w:type="spellStart"/>
      <w:r w:rsidRPr="005E1059">
        <w:rPr>
          <w:rFonts w:ascii="Times New Roman" w:eastAsia="Times New Roman" w:hAnsi="Times New Roman" w:cs="Times New Roman"/>
          <w:sz w:val="24"/>
          <w:szCs w:val="24"/>
        </w:rPr>
        <w:t>Tensorflow</w:t>
      </w:r>
      <w:proofErr w:type="spellEnd"/>
      <w:r w:rsidRPr="005E1059">
        <w:rPr>
          <w:rFonts w:ascii="Times New Roman" w:eastAsia="Times New Roman" w:hAnsi="Times New Roman" w:cs="Times New Roman"/>
          <w:sz w:val="24"/>
          <w:szCs w:val="24"/>
        </w:rPr>
        <w:t xml:space="preserve"> packages using pip for neural network models. I included the single 11 audio features to fit the neural network model. After that, I defined the neural network model. The model consists of three fully connected layers (i.e. dense layers) stacked on top of each other, with the first layer having 12 neurons, the second layer having 8 neurons, and the output layer having single neuron. The input layer has 11 audio features that are passed as </w:t>
      </w:r>
      <w:r w:rsidRPr="005E1059">
        <w:rPr>
          <w:rFonts w:ascii="Times New Roman" w:eastAsia="Times New Roman" w:hAnsi="Times New Roman" w:cs="Times New Roman"/>
          <w:sz w:val="24"/>
          <w:szCs w:val="24"/>
        </w:rPr>
        <w:lastRenderedPageBreak/>
        <w:t xml:space="preserve">inputs to the first layer. The activation function used for the first and second layer is </w:t>
      </w:r>
      <w:proofErr w:type="spellStart"/>
      <w:r w:rsidRPr="005E1059">
        <w:rPr>
          <w:rFonts w:ascii="Times New Roman" w:eastAsia="Times New Roman" w:hAnsi="Times New Roman" w:cs="Times New Roman"/>
          <w:sz w:val="24"/>
          <w:szCs w:val="24"/>
        </w:rPr>
        <w:t>relu</w:t>
      </w:r>
      <w:proofErr w:type="spellEnd"/>
      <w:r w:rsidRPr="005E1059">
        <w:rPr>
          <w:rFonts w:ascii="Times New Roman" w:eastAsia="Times New Roman" w:hAnsi="Times New Roman" w:cs="Times New Roman"/>
          <w:sz w:val="24"/>
          <w:szCs w:val="24"/>
        </w:rPr>
        <w:t xml:space="preserve"> (i.e. rectified linear unit) which is commonly used in neural networks to introduce nonlinearity. The output layer uses a linear activation function, which means that the output of the model is a continuous value, in this case representing </w:t>
      </w:r>
      <w:proofErr w:type="spellStart"/>
      <w:r w:rsidRPr="005E1059">
        <w:rPr>
          <w:rFonts w:ascii="Times New Roman" w:eastAsia="Times New Roman" w:hAnsi="Times New Roman" w:cs="Times New Roman"/>
          <w:sz w:val="24"/>
          <w:szCs w:val="24"/>
        </w:rPr>
        <w:t>msPlayed</w:t>
      </w:r>
      <w:proofErr w:type="spellEnd"/>
      <w:r w:rsidRPr="005E1059">
        <w:rPr>
          <w:rFonts w:ascii="Times New Roman" w:eastAsia="Times New Roman" w:hAnsi="Times New Roman" w:cs="Times New Roman"/>
          <w:sz w:val="24"/>
          <w:szCs w:val="24"/>
        </w:rPr>
        <w:t>.</w:t>
      </w:r>
    </w:p>
    <w:p w14:paraId="6600534F"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output shown is the training process of the neural network model. The loss is a measure of how well the model is performing at minimizing the difference between its predictions and the actual values. The output shows the loss for each epoch from 1 to 100. The loss should decrease over time as the model learns to make better predictions. Finally, it shows the RMSE of the test dataset.</w:t>
      </w:r>
    </w:p>
    <w:p w14:paraId="3588E04E" w14:textId="77777777" w:rsidR="00BA3934" w:rsidRPr="005E1059" w:rsidRDefault="00BA3934" w:rsidP="00BA3934">
      <w:pPr>
        <w:rPr>
          <w:rFonts w:ascii="Times New Roman" w:eastAsia="Times New Roman" w:hAnsi="Times New Roman" w:cs="Times New Roman"/>
        </w:rPr>
      </w:pPr>
    </w:p>
    <w:p w14:paraId="5F11EBAC"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4D8B0F6F" w14:textId="77777777" w:rsidR="00BA3934" w:rsidRPr="005E1059" w:rsidRDefault="00BA3934" w:rsidP="00BA3934">
      <w:pPr>
        <w:pStyle w:val="ListParagraph"/>
        <w:spacing w:after="0"/>
        <w:rPr>
          <w:rFonts w:ascii="Times New Roman" w:eastAsia="Times New Roman" w:hAnsi="Times New Roman" w:cs="Times New Roman"/>
          <w:color w:val="000000"/>
          <w:sz w:val="24"/>
          <w:szCs w:val="24"/>
        </w:rPr>
      </w:pPr>
    </w:p>
    <w:p w14:paraId="6ADBE904"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Collaborative filtering method</w:t>
      </w:r>
    </w:p>
    <w:p w14:paraId="11873A8A" w14:textId="77777777" w:rsidR="00BA3934" w:rsidRPr="005E1059" w:rsidRDefault="00BA3934" w:rsidP="00BA3934">
      <w:pPr>
        <w:pStyle w:val="ListParagraph"/>
        <w:numPr>
          <w:ilvl w:val="0"/>
          <w:numId w:val="2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Similarity Metrics</w:t>
      </w:r>
    </w:p>
    <w:p w14:paraId="0BDD6BD2"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487E06CB"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25D779BB"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633A384E" wp14:editId="4B8EEB51">
            <wp:extent cx="4192101" cy="927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4509" cy="936479"/>
                    </a:xfrm>
                    <a:prstGeom prst="rect">
                      <a:avLst/>
                    </a:prstGeom>
                  </pic:spPr>
                </pic:pic>
              </a:graphicData>
            </a:graphic>
          </wp:inline>
        </w:drawing>
      </w:r>
    </w:p>
    <w:p w14:paraId="5665C88F"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19CBF6AF"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44E65A3E" wp14:editId="5420D1DE">
            <wp:extent cx="4191635" cy="243706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3969" cy="2455859"/>
                    </a:xfrm>
                    <a:prstGeom prst="rect">
                      <a:avLst/>
                    </a:prstGeom>
                  </pic:spPr>
                </pic:pic>
              </a:graphicData>
            </a:graphic>
          </wp:inline>
        </w:drawing>
      </w:r>
    </w:p>
    <w:p w14:paraId="40C35E28"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2200026B"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75698D32"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0A200738" wp14:editId="09C1B375">
            <wp:extent cx="4141177" cy="6636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74234" cy="668948"/>
                    </a:xfrm>
                    <a:prstGeom prst="rect">
                      <a:avLst/>
                    </a:prstGeom>
                  </pic:spPr>
                </pic:pic>
              </a:graphicData>
            </a:graphic>
          </wp:inline>
        </w:drawing>
      </w:r>
    </w:p>
    <w:p w14:paraId="6D5ABE8F"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670E4740" wp14:editId="29D0417C">
            <wp:extent cx="2283555" cy="168672"/>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026" cy="183406"/>
                    </a:xfrm>
                    <a:prstGeom prst="rect">
                      <a:avLst/>
                    </a:prstGeom>
                  </pic:spPr>
                </pic:pic>
              </a:graphicData>
            </a:graphic>
          </wp:inline>
        </w:drawing>
      </w:r>
    </w:p>
    <w:p w14:paraId="4D4D567B"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lastRenderedPageBreak/>
        <w:drawing>
          <wp:inline distT="0" distB="0" distL="0" distR="0" wp14:anchorId="356D06B8" wp14:editId="32A77E10">
            <wp:extent cx="919595" cy="9235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4110" cy="948162"/>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5E9BEEA6" wp14:editId="1F1F310C">
            <wp:extent cx="1325147" cy="926814"/>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9134" cy="957579"/>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0AA94B91" wp14:editId="1BC4A19D">
            <wp:extent cx="1183342" cy="92695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33468" cy="966218"/>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6178D6C1" wp14:editId="73D39854">
            <wp:extent cx="1246909" cy="81186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6211" cy="830941"/>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1787D623" wp14:editId="512ECDDD">
            <wp:extent cx="1765232" cy="837493"/>
            <wp:effectExtent l="0" t="0" r="698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9063" cy="858288"/>
                    </a:xfrm>
                    <a:prstGeom prst="rect">
                      <a:avLst/>
                    </a:prstGeom>
                  </pic:spPr>
                </pic:pic>
              </a:graphicData>
            </a:graphic>
          </wp:inline>
        </w:drawing>
      </w:r>
    </w:p>
    <w:p w14:paraId="2AFB8121"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0D959DAB"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shown in the above screenshots, I picked one of my favorite track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from my individual dataset and pulled its audio features. After that, I loaded the generalized dataset and extract the audio features columns. Then, I calculated the Euclidean distances between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are all other tracks. I found the 5 tracks with the smallest distances of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and pulled their audio features. They are </w:t>
      </w:r>
      <w:r w:rsidRPr="005E1059">
        <w:rPr>
          <w:rFonts w:ascii="Times New Roman" w:eastAsia="Times New Roman" w:hAnsi="Times New Roman" w:cs="Times New Roman"/>
          <w:i/>
          <w:iCs/>
          <w:sz w:val="24"/>
          <w:szCs w:val="24"/>
        </w:rPr>
        <w:t>Hong Kong</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Mongoloid – 2009 Remaster</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Bad Habits – uncut</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Stepping Into Tomorrow</w:t>
      </w:r>
      <w:r w:rsidRPr="005E1059">
        <w:rPr>
          <w:rFonts w:ascii="Times New Roman" w:eastAsia="Times New Roman" w:hAnsi="Times New Roman" w:cs="Times New Roman"/>
          <w:sz w:val="24"/>
          <w:szCs w:val="24"/>
        </w:rPr>
        <w:t xml:space="preserve">, and </w:t>
      </w:r>
      <w:r w:rsidRPr="005E1059">
        <w:rPr>
          <w:rFonts w:ascii="Times New Roman" w:eastAsia="Times New Roman" w:hAnsi="Times New Roman" w:cs="Times New Roman"/>
          <w:i/>
          <w:iCs/>
          <w:sz w:val="24"/>
          <w:szCs w:val="24"/>
        </w:rPr>
        <w:t>This Town (feat. Sasha Sloan)</w:t>
      </w:r>
      <w:r w:rsidRPr="005E1059">
        <w:rPr>
          <w:rFonts w:ascii="Times New Roman" w:eastAsia="Times New Roman" w:hAnsi="Times New Roman" w:cs="Times New Roman"/>
          <w:sz w:val="24"/>
          <w:szCs w:val="24"/>
        </w:rPr>
        <w:t>.</w:t>
      </w:r>
    </w:p>
    <w:p w14:paraId="3FCE51F5"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692AFD9E"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Pearson Correlation Coefficient</w:t>
      </w:r>
    </w:p>
    <w:p w14:paraId="31507988"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775315CB"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0B9C6643" wp14:editId="0A0BDD0D">
            <wp:extent cx="4119690" cy="250702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6384" cy="2529355"/>
                    </a:xfrm>
                    <a:prstGeom prst="rect">
                      <a:avLst/>
                    </a:prstGeom>
                  </pic:spPr>
                </pic:pic>
              </a:graphicData>
            </a:graphic>
          </wp:inline>
        </w:drawing>
      </w:r>
    </w:p>
    <w:p w14:paraId="49780036"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1BACEE03"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5433AD20"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042C04DB" wp14:editId="27C303D3">
            <wp:extent cx="4929036" cy="20485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46813" cy="213902"/>
                    </a:xfrm>
                    <a:prstGeom prst="rect">
                      <a:avLst/>
                    </a:prstGeom>
                  </pic:spPr>
                </pic:pic>
              </a:graphicData>
            </a:graphic>
          </wp:inline>
        </w:drawing>
      </w:r>
    </w:p>
    <w:p w14:paraId="5D857BC4"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64E9F18E"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shown in the above screenshots, I was unable to use Pearson correlation coefficient metric to calculate the distance between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and all other tracks. There is not enough memory available to perform such a request, which is to create a distance matrix of size (170654, 170654) as there are 170,654 rows in generalized dataset. The matrix requires a very large amount of memory to store, and </w:t>
      </w:r>
      <w:r w:rsidRPr="005E1059">
        <w:rPr>
          <w:rFonts w:ascii="Times New Roman" w:eastAsia="Times New Roman" w:hAnsi="Times New Roman" w:cs="Times New Roman"/>
          <w:sz w:val="24"/>
          <w:szCs w:val="24"/>
        </w:rPr>
        <w:lastRenderedPageBreak/>
        <w:t xml:space="preserve">may not be feasible to calculate on a single machine with limited memory. We may be able to use Hadoop Framework to solve this problem. I do not have this framework installed in my computer. Also, during my Big Data course last semester, we were unable to complete Hadoop assignment due to hardware issues. As a result, we ended up submitting documentation instead of competing practical exercises with Hadoop. Considering the practical limitations, I decided to pause at this point as continuing further would be too time-consuming. </w:t>
      </w:r>
    </w:p>
    <w:p w14:paraId="7DE4CF3D"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4DEF64A0"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73F42590"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7852048A"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7F768D51" wp14:editId="02184A33">
            <wp:extent cx="4138930" cy="2615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6542" cy="2626260"/>
                    </a:xfrm>
                    <a:prstGeom prst="rect">
                      <a:avLst/>
                    </a:prstGeom>
                  </pic:spPr>
                </pic:pic>
              </a:graphicData>
            </a:graphic>
          </wp:inline>
        </w:drawing>
      </w:r>
    </w:p>
    <w:p w14:paraId="7D850C74"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p>
    <w:p w14:paraId="743BB4C0"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31921845"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noProof/>
          <w:sz w:val="24"/>
          <w:szCs w:val="24"/>
        </w:rPr>
        <w:drawing>
          <wp:inline distT="0" distB="0" distL="0" distR="0" wp14:anchorId="78E33E0C" wp14:editId="40D0430E">
            <wp:extent cx="2283555" cy="168672"/>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026" cy="183406"/>
                    </a:xfrm>
                    <a:prstGeom prst="rect">
                      <a:avLst/>
                    </a:prstGeom>
                  </pic:spPr>
                </pic:pic>
              </a:graphicData>
            </a:graphic>
          </wp:inline>
        </w:drawing>
      </w:r>
    </w:p>
    <w:p w14:paraId="4CB9E5E8"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 </w:t>
      </w:r>
      <w:r w:rsidRPr="005E1059">
        <w:rPr>
          <w:noProof/>
          <w:sz w:val="24"/>
          <w:szCs w:val="24"/>
        </w:rPr>
        <w:drawing>
          <wp:inline distT="0" distB="0" distL="0" distR="0" wp14:anchorId="10A941D6" wp14:editId="484F68BD">
            <wp:extent cx="920187" cy="9745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36301" cy="991627"/>
                    </a:xfrm>
                    <a:prstGeom prst="rect">
                      <a:avLst/>
                    </a:prstGeom>
                  </pic:spPr>
                </pic:pic>
              </a:graphicData>
            </a:graphic>
          </wp:inline>
        </w:drawing>
      </w:r>
      <w:r w:rsidRPr="005E1059">
        <w:rPr>
          <w:rFonts w:ascii="Times New Roman" w:eastAsia="Times New Roman" w:hAnsi="Times New Roman" w:cs="Times New Roman"/>
          <w:sz w:val="24"/>
          <w:szCs w:val="24"/>
        </w:rPr>
        <w:t xml:space="preserve">         </w:t>
      </w:r>
      <w:r w:rsidRPr="005E1059">
        <w:rPr>
          <w:noProof/>
          <w:sz w:val="24"/>
          <w:szCs w:val="24"/>
        </w:rPr>
        <w:drawing>
          <wp:inline distT="0" distB="0" distL="0" distR="0" wp14:anchorId="2971E4C4" wp14:editId="1161FF55">
            <wp:extent cx="2818436" cy="978323"/>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4219" cy="994215"/>
                    </a:xfrm>
                    <a:prstGeom prst="rect">
                      <a:avLst/>
                    </a:prstGeom>
                  </pic:spPr>
                </pic:pic>
              </a:graphicData>
            </a:graphic>
          </wp:inline>
        </w:drawing>
      </w:r>
    </w:p>
    <w:p w14:paraId="12B5E321"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66D72767" w14:textId="77777777" w:rsidR="00BA3934" w:rsidRPr="005E1059" w:rsidRDefault="00BA3934" w:rsidP="00BA3934">
      <w:pPr>
        <w:pStyle w:val="ListParagraph"/>
        <w:spacing w:after="0"/>
        <w:ind w:left="2880"/>
        <w:rPr>
          <w:noProof/>
          <w:sz w:val="24"/>
          <w:szCs w:val="24"/>
        </w:rPr>
      </w:pPr>
      <w:r w:rsidRPr="005E1059">
        <w:rPr>
          <w:noProof/>
          <w:sz w:val="24"/>
          <w:szCs w:val="24"/>
        </w:rPr>
        <w:lastRenderedPageBreak/>
        <w:t xml:space="preserve"> </w:t>
      </w:r>
      <w:r w:rsidRPr="005E1059">
        <w:rPr>
          <w:noProof/>
          <w:sz w:val="24"/>
          <w:szCs w:val="24"/>
        </w:rPr>
        <w:drawing>
          <wp:inline distT="0" distB="0" distL="0" distR="0" wp14:anchorId="778D2855" wp14:editId="7D513784">
            <wp:extent cx="1803473" cy="10161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8822" cy="1047285"/>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2FCBBFDC" wp14:editId="368C2CF8">
            <wp:extent cx="1116957" cy="1058641"/>
            <wp:effectExtent l="0" t="0" r="762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53859" cy="1093616"/>
                    </a:xfrm>
                    <a:prstGeom prst="rect">
                      <a:avLst/>
                    </a:prstGeom>
                  </pic:spPr>
                </pic:pic>
              </a:graphicData>
            </a:graphic>
          </wp:inline>
        </w:drawing>
      </w:r>
    </w:p>
    <w:p w14:paraId="670F8005" w14:textId="77777777" w:rsidR="00BA3934" w:rsidRPr="005E1059" w:rsidRDefault="00BA3934" w:rsidP="00BA3934">
      <w:pPr>
        <w:pStyle w:val="ListParagraph"/>
        <w:spacing w:after="0"/>
        <w:ind w:left="2880"/>
        <w:rPr>
          <w:noProof/>
          <w:sz w:val="24"/>
          <w:szCs w:val="24"/>
        </w:rPr>
      </w:pPr>
    </w:p>
    <w:p w14:paraId="58AF2558"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3AA5FBF6" wp14:editId="0CBFEC5B">
            <wp:extent cx="2148342" cy="1133981"/>
            <wp:effectExtent l="0" t="0" r="44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8851" cy="1202869"/>
                    </a:xfrm>
                    <a:prstGeom prst="rect">
                      <a:avLst/>
                    </a:prstGeom>
                  </pic:spPr>
                </pic:pic>
              </a:graphicData>
            </a:graphic>
          </wp:inline>
        </w:drawing>
      </w:r>
    </w:p>
    <w:p w14:paraId="52387F87"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5C8140B9"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shown in the above screenshots, I imported the Cosine similarity package. Similarly as what I did for Euclidean Distance metric, I picked one of my favorite track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and loaded the generalized dataset. Then, I calculated the Cosine similarity between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are all other tracks. I found the 5 tracks with the smallest distances of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and pulled their audio features. Note that the </w:t>
      </w:r>
      <w:proofErr w:type="spellStart"/>
      <w:r w:rsidRPr="005E1059">
        <w:rPr>
          <w:rFonts w:ascii="Times New Roman" w:eastAsia="Times New Roman" w:hAnsi="Times New Roman" w:cs="Times New Roman"/>
          <w:sz w:val="24"/>
          <w:szCs w:val="24"/>
        </w:rPr>
        <w:t>np.argsort</w:t>
      </w:r>
      <w:proofErr w:type="spellEnd"/>
      <w:r w:rsidRPr="005E1059">
        <w:rPr>
          <w:rFonts w:ascii="Times New Roman" w:eastAsia="Times New Roman" w:hAnsi="Times New Roman" w:cs="Times New Roman"/>
          <w:sz w:val="24"/>
          <w:szCs w:val="24"/>
        </w:rPr>
        <w:t xml:space="preserve"> function returns an array of indices that would sort the Cosine similarity values in ascending order. [-6:-1] means the 5 highest Cosine similarity values from the sorted array were selected. So, the 5 most similar tracks are </w:t>
      </w:r>
      <w:r w:rsidRPr="005E1059">
        <w:rPr>
          <w:rFonts w:ascii="Times New Roman" w:eastAsia="Times New Roman" w:hAnsi="Times New Roman" w:cs="Times New Roman"/>
          <w:i/>
          <w:iCs/>
          <w:sz w:val="24"/>
          <w:szCs w:val="24"/>
        </w:rPr>
        <w:t>Citgo</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Hello, Dolly!</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Love, Life and Money</w:t>
      </w:r>
      <w:r w:rsidRPr="005E1059">
        <w:rPr>
          <w:rFonts w:ascii="Times New Roman" w:eastAsia="Times New Roman" w:hAnsi="Times New Roman" w:cs="Times New Roman"/>
          <w:sz w:val="24"/>
          <w:szCs w:val="24"/>
        </w:rPr>
        <w:t xml:space="preserve">, </w:t>
      </w:r>
      <w:proofErr w:type="spellStart"/>
      <w:r w:rsidRPr="005E1059">
        <w:rPr>
          <w:rFonts w:ascii="Times New Roman" w:eastAsia="Times New Roman" w:hAnsi="Times New Roman" w:cs="Times New Roman"/>
          <w:i/>
          <w:iCs/>
          <w:sz w:val="24"/>
          <w:szCs w:val="24"/>
        </w:rPr>
        <w:t>Tadow</w:t>
      </w:r>
      <w:proofErr w:type="spellEnd"/>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Good Vibrations – Remastered</w:t>
      </w:r>
      <w:r w:rsidRPr="005E1059">
        <w:rPr>
          <w:rFonts w:ascii="Times New Roman" w:eastAsia="Times New Roman" w:hAnsi="Times New Roman" w:cs="Times New Roman"/>
          <w:sz w:val="24"/>
          <w:szCs w:val="24"/>
        </w:rPr>
        <w:t xml:space="preserve">. I was pretty excited to see that </w:t>
      </w:r>
      <w:proofErr w:type="spellStart"/>
      <w:r w:rsidRPr="005E1059">
        <w:rPr>
          <w:rFonts w:ascii="Times New Roman" w:eastAsia="Times New Roman" w:hAnsi="Times New Roman" w:cs="Times New Roman"/>
          <w:i/>
          <w:iCs/>
          <w:sz w:val="24"/>
          <w:szCs w:val="24"/>
        </w:rPr>
        <w:t>Tadow</w:t>
      </w:r>
      <w:proofErr w:type="spellEnd"/>
      <w:r w:rsidRPr="005E1059">
        <w:rPr>
          <w:rFonts w:ascii="Times New Roman" w:eastAsia="Times New Roman" w:hAnsi="Times New Roman" w:cs="Times New Roman"/>
          <w:sz w:val="24"/>
          <w:szCs w:val="24"/>
        </w:rPr>
        <w:t xml:space="preserve"> was selected because I love this song and it is already in my library actually.</w:t>
      </w:r>
    </w:p>
    <w:p w14:paraId="659CDB83" w14:textId="77777777" w:rsidR="00BA3934" w:rsidRPr="005E1059" w:rsidRDefault="00BA3934" w:rsidP="00BA3934">
      <w:pPr>
        <w:rPr>
          <w:rFonts w:ascii="Times New Roman" w:eastAsia="Times New Roman" w:hAnsi="Times New Roman" w:cs="Times New Roman"/>
        </w:rPr>
      </w:pPr>
    </w:p>
    <w:p w14:paraId="4D9E166B" w14:textId="77777777" w:rsidR="00BA3934" w:rsidRPr="00FE33AE" w:rsidRDefault="00BA3934" w:rsidP="00BA3934">
      <w:pPr>
        <w:rPr>
          <w:rFonts w:ascii="Times New Roman" w:eastAsia="Times New Roman" w:hAnsi="Times New Roman" w:cs="Times New Roman"/>
        </w:rPr>
      </w:pPr>
      <w:r w:rsidRPr="00C61B13">
        <w:rPr>
          <w:rFonts w:ascii="Times New Roman" w:eastAsia="Times New Roman" w:hAnsi="Times New Roman" w:cs="Times New Roman"/>
          <w:b/>
          <w:bCs/>
          <w:color w:val="70AD47"/>
        </w:rPr>
        <w:t>  </w:t>
      </w:r>
    </w:p>
    <w:p w14:paraId="44CEDAF1"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4.4: Assessing Models</w:t>
      </w:r>
    </w:p>
    <w:p w14:paraId="4EB221BF" w14:textId="77777777" w:rsidR="00BA3934" w:rsidDel="00481914" w:rsidRDefault="00BA3934" w:rsidP="00BA3934">
      <w:pPr>
        <w:rPr>
          <w:del w:id="253" w:author="Lin, Madeline" w:date="2023-04-07T22:47:00Z"/>
          <w:rFonts w:ascii="Times New Roman" w:eastAsia="Times New Roman" w:hAnsi="Times New Roman" w:cs="Times New Roman"/>
          <w:b/>
          <w:bCs/>
          <w:color w:val="70AD47"/>
        </w:rPr>
      </w:pPr>
    </w:p>
    <w:p w14:paraId="22C58031"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Model Assessment</w:t>
      </w:r>
    </w:p>
    <w:p w14:paraId="0DD3AF8C" w14:textId="77777777" w:rsidR="00BA3934" w:rsidRDefault="00BA3934" w:rsidP="00BA3934">
      <w:pPr>
        <w:rPr>
          <w:rFonts w:ascii="Times New Roman" w:eastAsia="Times New Roman" w:hAnsi="Times New Roman" w:cs="Times New Roman"/>
          <w:b/>
          <w:bCs/>
          <w:color w:val="70AD47"/>
        </w:rPr>
      </w:pPr>
    </w:p>
    <w:p w14:paraId="0D0235E0"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So far, I have finished building all the models. In this section, I would like to give a summary of the information developed in the models and provide technical assessments of the models.</w:t>
      </w:r>
    </w:p>
    <w:p w14:paraId="28D985B4" w14:textId="77777777" w:rsidR="00BA3934" w:rsidRDefault="00BA3934" w:rsidP="00BA3934">
      <w:pPr>
        <w:rPr>
          <w:rFonts w:ascii="Times New Roman" w:eastAsia="Times New Roman" w:hAnsi="Times New Roman" w:cs="Times New Roman"/>
        </w:rPr>
      </w:pPr>
    </w:p>
    <w:p w14:paraId="3BEB0E20" w14:textId="77777777" w:rsidR="00BA3934" w:rsidRPr="005E1059" w:rsidRDefault="00BA3934" w:rsidP="00BA3934">
      <w:pPr>
        <w:pStyle w:val="ListParagraph"/>
        <w:numPr>
          <w:ilvl w:val="0"/>
          <w:numId w:val="22"/>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color w:val="000000"/>
          <w:sz w:val="24"/>
          <w:szCs w:val="24"/>
        </w:rPr>
        <w:t>Content-based filtering method</w:t>
      </w:r>
    </w:p>
    <w:p w14:paraId="4389C342" w14:textId="77777777" w:rsidR="00BA3934" w:rsidRDefault="00BA3934" w:rsidP="00BA3934">
      <w:pPr>
        <w:rPr>
          <w:rFonts w:ascii="Times New Roman" w:eastAsia="Times New Roman" w:hAnsi="Times New Roman" w:cs="Times New Roman"/>
        </w:rPr>
      </w:pPr>
    </w:p>
    <w:p w14:paraId="17148875" w14:textId="77777777" w:rsidR="00BA3934" w:rsidRPr="00316F7E" w:rsidRDefault="00BA3934" w:rsidP="00BA3934">
      <w:pPr>
        <w:rPr>
          <w:rFonts w:ascii="Times New Roman" w:eastAsia="Times New Roman" w:hAnsi="Times New Roman" w:cs="Times New Roman"/>
          <w:i/>
          <w:iCs/>
        </w:rPr>
      </w:pPr>
      <w:r w:rsidRPr="00316F7E">
        <w:rPr>
          <w:rFonts w:ascii="Times New Roman" w:eastAsia="Times New Roman" w:hAnsi="Times New Roman" w:cs="Times New Roman"/>
          <w:i/>
          <w:iCs/>
        </w:rPr>
        <w:t>Summary of information developed in the models</w:t>
      </w:r>
    </w:p>
    <w:p w14:paraId="09C39CF1" w14:textId="77777777" w:rsidR="00BA3934" w:rsidRDefault="00BA3934" w:rsidP="00BA3934">
      <w:pPr>
        <w:rPr>
          <w:rFonts w:ascii="Times New Roman" w:eastAsia="Times New Roman" w:hAnsi="Times New Roman" w:cs="Times New Roman"/>
        </w:rPr>
      </w:pPr>
    </w:p>
    <w:tbl>
      <w:tblPr>
        <w:tblStyle w:val="GridTable4-Accent6"/>
        <w:tblW w:w="9805" w:type="dxa"/>
        <w:tblLook w:val="04A0" w:firstRow="1" w:lastRow="0" w:firstColumn="1" w:lastColumn="0" w:noHBand="0" w:noVBand="1"/>
      </w:tblPr>
      <w:tblGrid>
        <w:gridCol w:w="1525"/>
        <w:gridCol w:w="960"/>
        <w:gridCol w:w="1830"/>
        <w:gridCol w:w="1246"/>
        <w:gridCol w:w="1369"/>
        <w:gridCol w:w="1435"/>
        <w:gridCol w:w="1440"/>
      </w:tblGrid>
      <w:tr w:rsidR="00BA3934" w:rsidRPr="002810C1" w14:paraId="19974C49"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30687203" w14:textId="77777777" w:rsidR="00BA3934" w:rsidRPr="002810C1" w:rsidRDefault="00BA3934" w:rsidP="00D95754">
            <w:pPr>
              <w:rPr>
                <w:rFonts w:ascii="Times New Roman" w:eastAsia="Times New Roman" w:hAnsi="Times New Roman" w:cs="Times New Roman"/>
                <w:color w:val="000000"/>
                <w:sz w:val="14"/>
                <w:szCs w:val="14"/>
              </w:rPr>
            </w:pPr>
          </w:p>
        </w:tc>
        <w:tc>
          <w:tcPr>
            <w:tcW w:w="960" w:type="dxa"/>
          </w:tcPr>
          <w:p w14:paraId="31EABA3A" w14:textId="77777777" w:rsidR="00BA3934" w:rsidRPr="00053E85"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SLR</w:t>
            </w:r>
          </w:p>
        </w:tc>
        <w:tc>
          <w:tcPr>
            <w:tcW w:w="1830" w:type="dxa"/>
          </w:tcPr>
          <w:p w14:paraId="14F71472" w14:textId="77777777" w:rsidR="00BA3934" w:rsidRPr="00053E85"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LR with Interactions</w:t>
            </w:r>
          </w:p>
        </w:tc>
        <w:tc>
          <w:tcPr>
            <w:tcW w:w="1246" w:type="dxa"/>
          </w:tcPr>
          <w:p w14:paraId="65D816EE" w14:textId="77777777" w:rsidR="00BA3934" w:rsidRPr="00053E85"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Stepwise</w:t>
            </w:r>
          </w:p>
        </w:tc>
        <w:tc>
          <w:tcPr>
            <w:tcW w:w="1369" w:type="dxa"/>
          </w:tcPr>
          <w:p w14:paraId="2DF4872C" w14:textId="77777777" w:rsidR="00BA3934" w:rsidRPr="00053E85"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Decision Tree</w:t>
            </w:r>
          </w:p>
        </w:tc>
        <w:tc>
          <w:tcPr>
            <w:tcW w:w="1435" w:type="dxa"/>
          </w:tcPr>
          <w:p w14:paraId="18F26D3E" w14:textId="77777777" w:rsidR="00BA3934" w:rsidRPr="00053E85"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Random Forest</w:t>
            </w:r>
          </w:p>
        </w:tc>
        <w:tc>
          <w:tcPr>
            <w:tcW w:w="1440" w:type="dxa"/>
          </w:tcPr>
          <w:p w14:paraId="2755973A" w14:textId="77777777" w:rsidR="00BA3934" w:rsidRPr="00053E85"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Neural Network</w:t>
            </w:r>
          </w:p>
        </w:tc>
      </w:tr>
      <w:tr w:rsidR="00BA3934" w:rsidRPr="002810C1" w14:paraId="6A6903B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5C56598B" w14:textId="77777777" w:rsidR="00BA3934" w:rsidRPr="002810C1" w:rsidRDefault="00BA3934" w:rsidP="00D95754">
            <w:pPr>
              <w:rPr>
                <w:rFonts w:ascii="Times New Roman" w:eastAsia="Times New Roman" w:hAnsi="Times New Roman" w:cs="Times New Roman"/>
                <w:b w:val="0"/>
                <w:bCs w:val="0"/>
                <w:i/>
                <w:iCs/>
                <w:color w:val="70AD47" w:themeColor="accent6"/>
                <w:sz w:val="14"/>
                <w:szCs w:val="14"/>
              </w:rPr>
            </w:pPr>
            <w:r>
              <w:rPr>
                <w:rFonts w:ascii="Times New Roman" w:eastAsia="Times New Roman" w:hAnsi="Times New Roman" w:cs="Times New Roman"/>
                <w:sz w:val="14"/>
                <w:szCs w:val="14"/>
              </w:rPr>
              <w:t>RMSE (test)</w:t>
            </w:r>
          </w:p>
        </w:tc>
        <w:tc>
          <w:tcPr>
            <w:tcW w:w="960" w:type="dxa"/>
          </w:tcPr>
          <w:p w14:paraId="77B61F35" w14:textId="77777777" w:rsidR="00BA3934" w:rsidRPr="00CE791A"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CE791A">
              <w:rPr>
                <w:rFonts w:ascii="Times New Roman" w:eastAsia="Times New Roman" w:hAnsi="Times New Roman" w:cs="Times New Roman"/>
                <w:b/>
                <w:bCs/>
                <w:sz w:val="14"/>
                <w:szCs w:val="14"/>
              </w:rPr>
              <w:t>5,053,164</w:t>
            </w:r>
          </w:p>
        </w:tc>
        <w:tc>
          <w:tcPr>
            <w:tcW w:w="1830" w:type="dxa"/>
          </w:tcPr>
          <w:p w14:paraId="20D81BCF" w14:textId="77777777" w:rsidR="00BA3934" w:rsidRPr="0075038A"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75038A">
              <w:rPr>
                <w:rFonts w:ascii="Times New Roman" w:eastAsia="Times New Roman" w:hAnsi="Times New Roman" w:cs="Times New Roman"/>
                <w:b/>
                <w:bCs/>
                <w:sz w:val="14"/>
                <w:szCs w:val="14"/>
              </w:rPr>
              <w:t>5,138,853</w:t>
            </w:r>
          </w:p>
        </w:tc>
        <w:tc>
          <w:tcPr>
            <w:tcW w:w="1246" w:type="dxa"/>
          </w:tcPr>
          <w:p w14:paraId="1DAF88E0" w14:textId="77777777" w:rsidR="00BA3934" w:rsidRPr="006B02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5,557,021</w:t>
            </w:r>
          </w:p>
        </w:tc>
        <w:tc>
          <w:tcPr>
            <w:tcW w:w="1369" w:type="dxa"/>
          </w:tcPr>
          <w:p w14:paraId="7222C773" w14:textId="77777777" w:rsidR="00BA3934" w:rsidRPr="006B02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15,059,149</w:t>
            </w:r>
          </w:p>
        </w:tc>
        <w:tc>
          <w:tcPr>
            <w:tcW w:w="1435" w:type="dxa"/>
          </w:tcPr>
          <w:p w14:paraId="3B4A6AF5" w14:textId="77777777" w:rsidR="00BA3934" w:rsidRPr="006B02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9,811,746</w:t>
            </w:r>
          </w:p>
        </w:tc>
        <w:tc>
          <w:tcPr>
            <w:tcW w:w="1440" w:type="dxa"/>
          </w:tcPr>
          <w:p w14:paraId="30F60D4D" w14:textId="77777777" w:rsidR="00BA3934" w:rsidRPr="006B02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5,890,962</w:t>
            </w:r>
          </w:p>
        </w:tc>
      </w:tr>
      <w:tr w:rsidR="00BA3934" w:rsidRPr="002810C1" w14:paraId="5D34ACF6"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59C0348F" w14:textId="77777777" w:rsidR="00BA3934"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RMSE (validation)</w:t>
            </w:r>
          </w:p>
        </w:tc>
        <w:tc>
          <w:tcPr>
            <w:tcW w:w="960" w:type="dxa"/>
          </w:tcPr>
          <w:p w14:paraId="3DAD2AD1" w14:textId="77777777" w:rsidR="00BA3934" w:rsidRPr="006B02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6B02F2">
              <w:rPr>
                <w:rFonts w:ascii="Times New Roman" w:eastAsia="Times New Roman" w:hAnsi="Times New Roman" w:cs="Times New Roman"/>
                <w:sz w:val="14"/>
                <w:szCs w:val="14"/>
              </w:rPr>
              <w:t>7,392,925</w:t>
            </w:r>
          </w:p>
        </w:tc>
        <w:tc>
          <w:tcPr>
            <w:tcW w:w="1830" w:type="dxa"/>
          </w:tcPr>
          <w:p w14:paraId="375057BD" w14:textId="77777777" w:rsidR="00BA3934" w:rsidRPr="006B02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6B02F2">
              <w:rPr>
                <w:rFonts w:ascii="Times New Roman" w:eastAsia="Times New Roman" w:hAnsi="Times New Roman" w:cs="Times New Roman"/>
                <w:sz w:val="14"/>
                <w:szCs w:val="14"/>
              </w:rPr>
              <w:t>7,475,304</w:t>
            </w:r>
          </w:p>
        </w:tc>
        <w:tc>
          <w:tcPr>
            <w:tcW w:w="1246" w:type="dxa"/>
          </w:tcPr>
          <w:p w14:paraId="2042AFE6" w14:textId="77777777" w:rsidR="00BA3934" w:rsidRPr="000D645C"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0D645C">
              <w:rPr>
                <w:rFonts w:ascii="Times New Roman" w:eastAsia="Times New Roman" w:hAnsi="Times New Roman" w:cs="Times New Roman"/>
                <w:sz w:val="14"/>
                <w:szCs w:val="14"/>
              </w:rPr>
              <w:t>7,822,213</w:t>
            </w:r>
          </w:p>
        </w:tc>
        <w:tc>
          <w:tcPr>
            <w:tcW w:w="1369" w:type="dxa"/>
          </w:tcPr>
          <w:p w14:paraId="3962D3E9" w14:textId="77777777" w:rsidR="00BA3934" w:rsidRPr="001C3B9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1C3B92">
              <w:rPr>
                <w:rFonts w:ascii="Times New Roman" w:eastAsia="Times New Roman" w:hAnsi="Times New Roman" w:cs="Times New Roman"/>
                <w:sz w:val="14"/>
                <w:szCs w:val="14"/>
              </w:rPr>
              <w:t>13,798,541</w:t>
            </w:r>
          </w:p>
        </w:tc>
        <w:tc>
          <w:tcPr>
            <w:tcW w:w="1435" w:type="dxa"/>
          </w:tcPr>
          <w:p w14:paraId="1F6864D1" w14:textId="77777777" w:rsidR="00BA3934" w:rsidRPr="001C3B9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13,798,541</w:t>
            </w:r>
          </w:p>
        </w:tc>
        <w:tc>
          <w:tcPr>
            <w:tcW w:w="1440" w:type="dxa"/>
          </w:tcPr>
          <w:p w14:paraId="02F0713C" w14:textId="77777777" w:rsidR="00BA3934" w:rsidRPr="001C3B9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7,392,925</w:t>
            </w:r>
          </w:p>
        </w:tc>
      </w:tr>
      <w:tr w:rsidR="00BA3934" w:rsidRPr="002810C1" w14:paraId="09978F01"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48DC52FA" w14:textId="77777777" w:rsidR="00BA3934"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Intercept</w:t>
            </w:r>
          </w:p>
        </w:tc>
        <w:tc>
          <w:tcPr>
            <w:tcW w:w="960" w:type="dxa"/>
          </w:tcPr>
          <w:p w14:paraId="47682A18"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-3,775,279</w:t>
            </w:r>
          </w:p>
        </w:tc>
        <w:tc>
          <w:tcPr>
            <w:tcW w:w="1830" w:type="dxa"/>
          </w:tcPr>
          <w:p w14:paraId="0223BC6E" w14:textId="77777777" w:rsidR="00BA3934" w:rsidRPr="0075038A"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-5,623,034</w:t>
            </w:r>
          </w:p>
        </w:tc>
        <w:tc>
          <w:tcPr>
            <w:tcW w:w="1246" w:type="dxa"/>
          </w:tcPr>
          <w:p w14:paraId="3000760B" w14:textId="77777777" w:rsidR="00BA3934" w:rsidRPr="000D645C"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-23,050,014</w:t>
            </w:r>
          </w:p>
        </w:tc>
        <w:tc>
          <w:tcPr>
            <w:tcW w:w="1369" w:type="dxa"/>
          </w:tcPr>
          <w:p w14:paraId="1CBD52AD" w14:textId="77777777" w:rsidR="00BA3934" w:rsidRPr="001C3B9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tcPr>
          <w:p w14:paraId="261976B0" w14:textId="77777777" w:rsidR="00BA3934" w:rsidRPr="001C3B9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tcPr>
          <w:p w14:paraId="39EB0E7C" w14:textId="77777777" w:rsidR="00BA3934" w:rsidRPr="001C3B9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76665157"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9805" w:type="dxa"/>
            <w:gridSpan w:val="7"/>
          </w:tcPr>
          <w:p w14:paraId="1655D8AE" w14:textId="77777777" w:rsidR="00BA3934" w:rsidRPr="00954C55" w:rsidRDefault="00BA3934" w:rsidP="00D95754">
            <w:pPr>
              <w:rPr>
                <w:rFonts w:ascii="Times New Roman" w:eastAsia="Times New Roman" w:hAnsi="Times New Roman" w:cs="Times New Roman"/>
                <w:sz w:val="14"/>
                <w:szCs w:val="14"/>
              </w:rPr>
            </w:pPr>
            <w:r w:rsidRPr="00954C55">
              <w:rPr>
                <w:rFonts w:ascii="Times New Roman" w:eastAsia="Times New Roman" w:hAnsi="Times New Roman" w:cs="Times New Roman"/>
                <w:i/>
                <w:iCs/>
                <w:color w:val="70AD47" w:themeColor="accent6"/>
                <w:sz w:val="14"/>
                <w:szCs w:val="14"/>
              </w:rPr>
              <w:t>Coefficients</w:t>
            </w:r>
            <w:r>
              <w:rPr>
                <w:rFonts w:ascii="Times New Roman" w:eastAsia="Times New Roman" w:hAnsi="Times New Roman" w:cs="Times New Roman"/>
                <w:i/>
                <w:iCs/>
                <w:color w:val="70AD47" w:themeColor="accent6"/>
                <w:sz w:val="14"/>
                <w:szCs w:val="14"/>
              </w:rPr>
              <w:t>/Importance</w:t>
            </w:r>
          </w:p>
        </w:tc>
      </w:tr>
      <w:tr w:rsidR="00BA3934" w:rsidRPr="002810C1" w14:paraId="71DCF4EC"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4E4B7768" w14:textId="77777777" w:rsidR="00BA3934" w:rsidRPr="002810C1"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Danceability</w:t>
            </w:r>
          </w:p>
        </w:tc>
        <w:tc>
          <w:tcPr>
            <w:tcW w:w="960" w:type="dxa"/>
          </w:tcPr>
          <w:p w14:paraId="4030B3E9"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54C55">
              <w:rPr>
                <w:rFonts w:ascii="Times New Roman" w:eastAsia="Times New Roman" w:hAnsi="Times New Roman" w:cs="Times New Roman"/>
                <w:sz w:val="14"/>
                <w:szCs w:val="14"/>
              </w:rPr>
              <w:t>4,131,844</w:t>
            </w:r>
          </w:p>
        </w:tc>
        <w:tc>
          <w:tcPr>
            <w:tcW w:w="1830" w:type="dxa"/>
          </w:tcPr>
          <w:p w14:paraId="2772D76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5,542,521</w:t>
            </w:r>
          </w:p>
        </w:tc>
        <w:tc>
          <w:tcPr>
            <w:tcW w:w="1246" w:type="dxa"/>
          </w:tcPr>
          <w:p w14:paraId="7BBE3127"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-27,504,540</w:t>
            </w:r>
          </w:p>
        </w:tc>
        <w:tc>
          <w:tcPr>
            <w:tcW w:w="1369" w:type="dxa"/>
          </w:tcPr>
          <w:p w14:paraId="4A70A1D9"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0.045</w:t>
            </w:r>
          </w:p>
        </w:tc>
        <w:tc>
          <w:tcPr>
            <w:tcW w:w="1435" w:type="dxa"/>
          </w:tcPr>
          <w:p w14:paraId="5DFDE543"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0.060</w:t>
            </w:r>
          </w:p>
        </w:tc>
        <w:tc>
          <w:tcPr>
            <w:tcW w:w="1440" w:type="dxa"/>
          </w:tcPr>
          <w:p w14:paraId="7051169A"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2683E687"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44ACFFFD" w14:textId="77777777" w:rsidR="00BA3934" w:rsidRPr="002810C1"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Energy</w:t>
            </w:r>
          </w:p>
        </w:tc>
        <w:tc>
          <w:tcPr>
            <w:tcW w:w="960" w:type="dxa"/>
          </w:tcPr>
          <w:p w14:paraId="3BE5694C"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105,326,200</w:t>
            </w:r>
          </w:p>
        </w:tc>
        <w:tc>
          <w:tcPr>
            <w:tcW w:w="1830" w:type="dxa"/>
          </w:tcPr>
          <w:p w14:paraId="6B05610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11,066,560</w:t>
            </w:r>
          </w:p>
        </w:tc>
        <w:tc>
          <w:tcPr>
            <w:tcW w:w="1246" w:type="dxa"/>
          </w:tcPr>
          <w:p w14:paraId="486809E8"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58,648,290</w:t>
            </w:r>
          </w:p>
        </w:tc>
        <w:tc>
          <w:tcPr>
            <w:tcW w:w="1369" w:type="dxa"/>
          </w:tcPr>
          <w:p w14:paraId="5A50E451"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0.090</w:t>
            </w:r>
          </w:p>
        </w:tc>
        <w:tc>
          <w:tcPr>
            <w:tcW w:w="1435" w:type="dxa"/>
          </w:tcPr>
          <w:p w14:paraId="6C53EBDD"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0.123</w:t>
            </w:r>
          </w:p>
        </w:tc>
        <w:tc>
          <w:tcPr>
            <w:tcW w:w="1440" w:type="dxa"/>
          </w:tcPr>
          <w:p w14:paraId="6A8C617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2B9BDE94"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2D2F89C8" w14:textId="77777777" w:rsidR="00BA3934"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Key</w:t>
            </w:r>
          </w:p>
        </w:tc>
        <w:tc>
          <w:tcPr>
            <w:tcW w:w="960" w:type="dxa"/>
          </w:tcPr>
          <w:p w14:paraId="13C5951A"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298,014</w:t>
            </w:r>
          </w:p>
        </w:tc>
        <w:tc>
          <w:tcPr>
            <w:tcW w:w="1830" w:type="dxa"/>
          </w:tcPr>
          <w:p w14:paraId="1DF5B8F3"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305,254</w:t>
            </w:r>
          </w:p>
        </w:tc>
        <w:tc>
          <w:tcPr>
            <w:tcW w:w="1246" w:type="dxa"/>
          </w:tcPr>
          <w:p w14:paraId="76C5061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-2,439,979</w:t>
            </w:r>
          </w:p>
        </w:tc>
        <w:tc>
          <w:tcPr>
            <w:tcW w:w="1369" w:type="dxa"/>
          </w:tcPr>
          <w:p w14:paraId="7F876297"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0.039</w:t>
            </w:r>
          </w:p>
        </w:tc>
        <w:tc>
          <w:tcPr>
            <w:tcW w:w="1435" w:type="dxa"/>
          </w:tcPr>
          <w:p w14:paraId="07DE2A94"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0.025</w:t>
            </w:r>
          </w:p>
        </w:tc>
        <w:tc>
          <w:tcPr>
            <w:tcW w:w="1440" w:type="dxa"/>
          </w:tcPr>
          <w:p w14:paraId="71141CA5"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5C9B69F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15B69854" w14:textId="77777777" w:rsidR="00BA3934"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Loudness</w:t>
            </w:r>
          </w:p>
        </w:tc>
        <w:tc>
          <w:tcPr>
            <w:tcW w:w="960" w:type="dxa"/>
          </w:tcPr>
          <w:p w14:paraId="18FE89B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-2,343,501</w:t>
            </w:r>
          </w:p>
        </w:tc>
        <w:tc>
          <w:tcPr>
            <w:tcW w:w="1830" w:type="dxa"/>
          </w:tcPr>
          <w:p w14:paraId="77F5D19F"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-261,943</w:t>
            </w:r>
          </w:p>
        </w:tc>
        <w:tc>
          <w:tcPr>
            <w:tcW w:w="1246" w:type="dxa"/>
          </w:tcPr>
          <w:p w14:paraId="2C77BE0B"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-2,404,026</w:t>
            </w:r>
          </w:p>
        </w:tc>
        <w:tc>
          <w:tcPr>
            <w:tcW w:w="1369" w:type="dxa"/>
          </w:tcPr>
          <w:p w14:paraId="08C27A73"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0.061</w:t>
            </w:r>
          </w:p>
        </w:tc>
        <w:tc>
          <w:tcPr>
            <w:tcW w:w="1435" w:type="dxa"/>
          </w:tcPr>
          <w:p w14:paraId="27E04813"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0.048</w:t>
            </w:r>
          </w:p>
        </w:tc>
        <w:tc>
          <w:tcPr>
            <w:tcW w:w="1440" w:type="dxa"/>
          </w:tcPr>
          <w:p w14:paraId="6239C084"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3A676522"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513CCC52" w14:textId="77777777" w:rsidR="00BA3934"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Mode</w:t>
            </w:r>
          </w:p>
        </w:tc>
        <w:tc>
          <w:tcPr>
            <w:tcW w:w="960" w:type="dxa"/>
          </w:tcPr>
          <w:p w14:paraId="24774A58"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-548,063</w:t>
            </w:r>
          </w:p>
        </w:tc>
        <w:tc>
          <w:tcPr>
            <w:tcW w:w="1830" w:type="dxa"/>
          </w:tcPr>
          <w:p w14:paraId="0F6BE2AB"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-1,459,335</w:t>
            </w:r>
          </w:p>
        </w:tc>
        <w:tc>
          <w:tcPr>
            <w:tcW w:w="1246" w:type="dxa"/>
          </w:tcPr>
          <w:p w14:paraId="38E385A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0B8B0EBE"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0.026</w:t>
            </w:r>
          </w:p>
        </w:tc>
        <w:tc>
          <w:tcPr>
            <w:tcW w:w="1435" w:type="dxa"/>
          </w:tcPr>
          <w:p w14:paraId="70C155E7"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0.007</w:t>
            </w:r>
          </w:p>
        </w:tc>
        <w:tc>
          <w:tcPr>
            <w:tcW w:w="1440" w:type="dxa"/>
          </w:tcPr>
          <w:p w14:paraId="440978AD"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4B5703BA"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2B9F8C7D" w14:textId="77777777" w:rsidR="00BA3934" w:rsidRDefault="00BA3934" w:rsidP="00D95754">
            <w:pP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Speechiness</w:t>
            </w:r>
            <w:proofErr w:type="spellEnd"/>
          </w:p>
        </w:tc>
        <w:tc>
          <w:tcPr>
            <w:tcW w:w="960" w:type="dxa"/>
          </w:tcPr>
          <w:p w14:paraId="22DD67A9"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-10,475,390</w:t>
            </w:r>
          </w:p>
        </w:tc>
        <w:tc>
          <w:tcPr>
            <w:tcW w:w="1830" w:type="dxa"/>
          </w:tcPr>
          <w:p w14:paraId="22DE867A"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-9,457,672</w:t>
            </w:r>
          </w:p>
        </w:tc>
        <w:tc>
          <w:tcPr>
            <w:tcW w:w="1246" w:type="dxa"/>
          </w:tcPr>
          <w:p w14:paraId="4DD9C61E"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369257E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0.089</w:t>
            </w:r>
          </w:p>
        </w:tc>
        <w:tc>
          <w:tcPr>
            <w:tcW w:w="1435" w:type="dxa"/>
          </w:tcPr>
          <w:p w14:paraId="2742D4B8"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0.086</w:t>
            </w:r>
          </w:p>
        </w:tc>
        <w:tc>
          <w:tcPr>
            <w:tcW w:w="1440" w:type="dxa"/>
          </w:tcPr>
          <w:p w14:paraId="49E7593B"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2913214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6436C17F" w14:textId="77777777" w:rsidR="00BA3934" w:rsidRDefault="00BA3934" w:rsidP="00D95754">
            <w:pP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lastRenderedPageBreak/>
              <w:t>Acousticness</w:t>
            </w:r>
            <w:proofErr w:type="spellEnd"/>
          </w:p>
        </w:tc>
        <w:tc>
          <w:tcPr>
            <w:tcW w:w="960" w:type="dxa"/>
          </w:tcPr>
          <w:p w14:paraId="23AA178E"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-904,630</w:t>
            </w:r>
          </w:p>
        </w:tc>
        <w:tc>
          <w:tcPr>
            <w:tcW w:w="1830" w:type="dxa"/>
          </w:tcPr>
          <w:p w14:paraId="4F566413"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-863,766</w:t>
            </w:r>
          </w:p>
        </w:tc>
        <w:tc>
          <w:tcPr>
            <w:tcW w:w="1246" w:type="dxa"/>
          </w:tcPr>
          <w:p w14:paraId="4049FD4D"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718748FD"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0.323</w:t>
            </w:r>
          </w:p>
        </w:tc>
        <w:tc>
          <w:tcPr>
            <w:tcW w:w="1435" w:type="dxa"/>
          </w:tcPr>
          <w:p w14:paraId="6E07FFD4"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0.298</w:t>
            </w:r>
          </w:p>
        </w:tc>
        <w:tc>
          <w:tcPr>
            <w:tcW w:w="1440" w:type="dxa"/>
          </w:tcPr>
          <w:p w14:paraId="43EE53D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5F30F049"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5DF01674" w14:textId="77777777" w:rsidR="00BA3934" w:rsidRDefault="00BA3934" w:rsidP="00D95754">
            <w:pP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Instrumentalness</w:t>
            </w:r>
            <w:proofErr w:type="spellEnd"/>
          </w:p>
        </w:tc>
        <w:tc>
          <w:tcPr>
            <w:tcW w:w="960" w:type="dxa"/>
          </w:tcPr>
          <w:p w14:paraId="5E9A376E"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-2,069,824</w:t>
            </w:r>
          </w:p>
        </w:tc>
        <w:tc>
          <w:tcPr>
            <w:tcW w:w="1830" w:type="dxa"/>
          </w:tcPr>
          <w:p w14:paraId="5D4D6840"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1,787,383</w:t>
            </w:r>
          </w:p>
        </w:tc>
        <w:tc>
          <w:tcPr>
            <w:tcW w:w="1246" w:type="dxa"/>
          </w:tcPr>
          <w:p w14:paraId="7DA551A9"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4A3ACE9C"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0.019</w:t>
            </w:r>
          </w:p>
        </w:tc>
        <w:tc>
          <w:tcPr>
            <w:tcW w:w="1435" w:type="dxa"/>
          </w:tcPr>
          <w:p w14:paraId="4D150738"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0.025</w:t>
            </w:r>
          </w:p>
        </w:tc>
        <w:tc>
          <w:tcPr>
            <w:tcW w:w="1440" w:type="dxa"/>
          </w:tcPr>
          <w:p w14:paraId="3AC2D34C"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3DE64707"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737F0D03" w14:textId="77777777" w:rsidR="00BA3934"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Liveness</w:t>
            </w:r>
          </w:p>
        </w:tc>
        <w:tc>
          <w:tcPr>
            <w:tcW w:w="960" w:type="dxa"/>
          </w:tcPr>
          <w:p w14:paraId="6C232CE4"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819,883</w:t>
            </w:r>
          </w:p>
        </w:tc>
        <w:tc>
          <w:tcPr>
            <w:tcW w:w="1830" w:type="dxa"/>
          </w:tcPr>
          <w:p w14:paraId="1C7E09F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7,251,294</w:t>
            </w:r>
          </w:p>
        </w:tc>
        <w:tc>
          <w:tcPr>
            <w:tcW w:w="1246" w:type="dxa"/>
          </w:tcPr>
          <w:p w14:paraId="2A50E1D5"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7BF47C72"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0.019</w:t>
            </w:r>
          </w:p>
        </w:tc>
        <w:tc>
          <w:tcPr>
            <w:tcW w:w="1435" w:type="dxa"/>
          </w:tcPr>
          <w:p w14:paraId="6D5719F9"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0.085</w:t>
            </w:r>
          </w:p>
        </w:tc>
        <w:tc>
          <w:tcPr>
            <w:tcW w:w="1440" w:type="dxa"/>
          </w:tcPr>
          <w:p w14:paraId="418C495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6FDC4A49"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463FA8C4" w14:textId="77777777" w:rsidR="00BA3934" w:rsidRDefault="00BA3934" w:rsidP="00D95754">
            <w:pPr>
              <w:rPr>
                <w:rFonts w:ascii="Times New Roman" w:eastAsia="Times New Roman" w:hAnsi="Times New Roman" w:cs="Times New Roman"/>
                <w:sz w:val="14"/>
                <w:szCs w:val="14"/>
              </w:rPr>
            </w:pPr>
            <w:r>
              <w:rPr>
                <w:rFonts w:ascii="Times New Roman" w:eastAsia="Times New Roman" w:hAnsi="Times New Roman" w:cs="Times New Roman"/>
                <w:sz w:val="14"/>
                <w:szCs w:val="14"/>
              </w:rPr>
              <w:t>Valence</w:t>
            </w:r>
          </w:p>
        </w:tc>
        <w:tc>
          <w:tcPr>
            <w:tcW w:w="960" w:type="dxa"/>
          </w:tcPr>
          <w:p w14:paraId="133A3D2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-5,897,379</w:t>
            </w:r>
          </w:p>
        </w:tc>
        <w:tc>
          <w:tcPr>
            <w:tcW w:w="1830" w:type="dxa"/>
          </w:tcPr>
          <w:p w14:paraId="3C489B65"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-7,099,418</w:t>
            </w:r>
          </w:p>
        </w:tc>
        <w:tc>
          <w:tcPr>
            <w:tcW w:w="1246" w:type="dxa"/>
          </w:tcPr>
          <w:p w14:paraId="487E3B32"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2DB1CE4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0.194</w:t>
            </w:r>
          </w:p>
        </w:tc>
        <w:tc>
          <w:tcPr>
            <w:tcW w:w="1435" w:type="dxa"/>
          </w:tcPr>
          <w:p w14:paraId="1943167E"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0.140</w:t>
            </w:r>
          </w:p>
        </w:tc>
        <w:tc>
          <w:tcPr>
            <w:tcW w:w="1440" w:type="dxa"/>
          </w:tcPr>
          <w:p w14:paraId="3DC2A90E"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6C8DEC2D"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711AC84E" w14:textId="77777777" w:rsidR="00BA3934" w:rsidRPr="0075038A" w:rsidRDefault="00BA3934" w:rsidP="00D95754">
            <w:pPr>
              <w:tabs>
                <w:tab w:val="left" w:pos="770"/>
              </w:tabs>
              <w:rPr>
                <w:rFonts w:ascii="Times New Roman" w:eastAsia="Times New Roman" w:hAnsi="Times New Roman" w:cs="Times New Roman"/>
                <w:sz w:val="14"/>
                <w:szCs w:val="14"/>
              </w:rPr>
            </w:pPr>
            <w:r w:rsidRPr="0075038A">
              <w:rPr>
                <w:rFonts w:ascii="Times New Roman" w:eastAsia="Times New Roman" w:hAnsi="Times New Roman" w:cs="Times New Roman"/>
                <w:sz w:val="14"/>
                <w:szCs w:val="14"/>
              </w:rPr>
              <w:t>Tempo</w:t>
            </w:r>
            <w:r w:rsidRPr="0075038A">
              <w:rPr>
                <w:rFonts w:ascii="Times New Roman" w:eastAsia="Times New Roman" w:hAnsi="Times New Roman" w:cs="Times New Roman"/>
                <w:sz w:val="14"/>
                <w:szCs w:val="14"/>
              </w:rPr>
              <w:tab/>
            </w:r>
          </w:p>
        </w:tc>
        <w:tc>
          <w:tcPr>
            <w:tcW w:w="960" w:type="dxa"/>
          </w:tcPr>
          <w:p w14:paraId="2B8346DB"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9,139</w:t>
            </w:r>
          </w:p>
        </w:tc>
        <w:tc>
          <w:tcPr>
            <w:tcW w:w="1830" w:type="dxa"/>
          </w:tcPr>
          <w:p w14:paraId="6642166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15,729</w:t>
            </w:r>
          </w:p>
        </w:tc>
        <w:tc>
          <w:tcPr>
            <w:tcW w:w="1246" w:type="dxa"/>
          </w:tcPr>
          <w:p w14:paraId="106234E7"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2294405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0.095</w:t>
            </w:r>
          </w:p>
        </w:tc>
        <w:tc>
          <w:tcPr>
            <w:tcW w:w="1435" w:type="dxa"/>
          </w:tcPr>
          <w:p w14:paraId="2C74E27C"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0.102</w:t>
            </w:r>
          </w:p>
        </w:tc>
        <w:tc>
          <w:tcPr>
            <w:tcW w:w="1440" w:type="dxa"/>
          </w:tcPr>
          <w:p w14:paraId="1B216E37"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6C110D17"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1BAA5D08"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Danceability*</w:t>
            </w:r>
          </w:p>
          <w:p w14:paraId="71BFB7EC"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Energy*</w:t>
            </w:r>
          </w:p>
          <w:p w14:paraId="62FFC587"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Liveness*</w:t>
            </w:r>
          </w:p>
          <w:p w14:paraId="0949C25C" w14:textId="77777777" w:rsidR="00BA3934" w:rsidRDefault="00BA3934" w:rsidP="00D95754">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6DB1EFA1"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5E42D3C5"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-120,163</w:t>
            </w:r>
          </w:p>
        </w:tc>
        <w:tc>
          <w:tcPr>
            <w:tcW w:w="1246" w:type="dxa"/>
            <w:vAlign w:val="center"/>
          </w:tcPr>
          <w:p w14:paraId="44C31624"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vAlign w:val="center"/>
          </w:tcPr>
          <w:p w14:paraId="0B353A4C"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140A3993"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674F663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1A05391D"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653025A3" w14:textId="77777777" w:rsidR="00BA3934" w:rsidRDefault="00BA3934" w:rsidP="00D95754">
            <w:pPr>
              <w:tabs>
                <w:tab w:val="left" w:pos="770"/>
              </w:tabs>
              <w:rPr>
                <w:rFonts w:ascii="Times New Roman" w:eastAsia="Times New Roman" w:hAnsi="Times New Roman" w:cs="Times New Roman"/>
                <w:b w:val="0"/>
                <w:bCs w:val="0"/>
                <w:sz w:val="14"/>
                <w:szCs w:val="14"/>
              </w:rPr>
            </w:pPr>
            <w:proofErr w:type="spellStart"/>
            <w:r>
              <w:rPr>
                <w:rFonts w:ascii="Times New Roman" w:eastAsia="Times New Roman" w:hAnsi="Times New Roman" w:cs="Times New Roman"/>
                <w:sz w:val="14"/>
                <w:szCs w:val="14"/>
              </w:rPr>
              <w:t>Instrumentalness</w:t>
            </w:r>
            <w:proofErr w:type="spellEnd"/>
            <w:r>
              <w:rPr>
                <w:rFonts w:ascii="Times New Roman" w:eastAsia="Times New Roman" w:hAnsi="Times New Roman" w:cs="Times New Roman"/>
                <w:sz w:val="14"/>
                <w:szCs w:val="14"/>
              </w:rPr>
              <w:t>*</w:t>
            </w:r>
          </w:p>
          <w:p w14:paraId="0320C8D8" w14:textId="77777777" w:rsidR="00BA3934" w:rsidRDefault="00BA3934" w:rsidP="00D95754">
            <w:pPr>
              <w:tabs>
                <w:tab w:val="left" w:pos="770"/>
              </w:tabs>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Speechiness</w:t>
            </w:r>
            <w:proofErr w:type="spellEnd"/>
          </w:p>
        </w:tc>
        <w:tc>
          <w:tcPr>
            <w:tcW w:w="960" w:type="dxa"/>
            <w:vAlign w:val="center"/>
          </w:tcPr>
          <w:p w14:paraId="1BC5A5CB"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08760D6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-64,226,970</w:t>
            </w:r>
          </w:p>
        </w:tc>
        <w:tc>
          <w:tcPr>
            <w:tcW w:w="1246" w:type="dxa"/>
            <w:vAlign w:val="center"/>
          </w:tcPr>
          <w:p w14:paraId="33EC084C"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vAlign w:val="center"/>
          </w:tcPr>
          <w:p w14:paraId="01071F15"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09402972"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7D82B275"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03CED2D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556CE07B"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Mode*</w:t>
            </w:r>
          </w:p>
          <w:p w14:paraId="4CECAB72"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Valence*</w:t>
            </w:r>
          </w:p>
          <w:p w14:paraId="2E7A094F" w14:textId="77777777" w:rsidR="00BA3934" w:rsidRDefault="00BA3934" w:rsidP="00D95754">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Energy</w:t>
            </w:r>
          </w:p>
        </w:tc>
        <w:tc>
          <w:tcPr>
            <w:tcW w:w="960" w:type="dxa"/>
            <w:vAlign w:val="center"/>
          </w:tcPr>
          <w:p w14:paraId="1AC3EDD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69876E1F"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3,229,060</w:t>
            </w:r>
          </w:p>
        </w:tc>
        <w:tc>
          <w:tcPr>
            <w:tcW w:w="1246" w:type="dxa"/>
            <w:vAlign w:val="center"/>
          </w:tcPr>
          <w:p w14:paraId="0B989D7E"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vAlign w:val="center"/>
          </w:tcPr>
          <w:p w14:paraId="78DE9268"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0DA3A35C"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59BEB266"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5E9DEA5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307A54A6"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Instrumental*</w:t>
            </w:r>
          </w:p>
          <w:p w14:paraId="600E2B09" w14:textId="77777777" w:rsidR="00BA3934" w:rsidRDefault="00BA3934" w:rsidP="00D95754">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Valence</w:t>
            </w:r>
          </w:p>
        </w:tc>
        <w:tc>
          <w:tcPr>
            <w:tcW w:w="960" w:type="dxa"/>
            <w:vAlign w:val="center"/>
          </w:tcPr>
          <w:p w14:paraId="1A95E418"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035C2ECF"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027C769F"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19,290,800</w:t>
            </w:r>
          </w:p>
        </w:tc>
        <w:tc>
          <w:tcPr>
            <w:tcW w:w="1369" w:type="dxa"/>
            <w:vAlign w:val="center"/>
          </w:tcPr>
          <w:p w14:paraId="7BDF66CF"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4478041E"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4B42D97A"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4CDB46D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6B3427AE" w14:textId="77777777" w:rsidR="00BA3934" w:rsidRDefault="00BA3934" w:rsidP="00D95754">
            <w:pPr>
              <w:tabs>
                <w:tab w:val="left" w:pos="770"/>
              </w:tabs>
              <w:rPr>
                <w:rFonts w:ascii="Times New Roman" w:eastAsia="Times New Roman" w:hAnsi="Times New Roman" w:cs="Times New Roman"/>
                <w:b w:val="0"/>
                <w:bCs w:val="0"/>
                <w:sz w:val="14"/>
                <w:szCs w:val="14"/>
              </w:rPr>
            </w:pPr>
            <w:proofErr w:type="spellStart"/>
            <w:r>
              <w:rPr>
                <w:rFonts w:ascii="Times New Roman" w:eastAsia="Times New Roman" w:hAnsi="Times New Roman" w:cs="Times New Roman"/>
                <w:sz w:val="14"/>
                <w:szCs w:val="14"/>
              </w:rPr>
              <w:t>Instrumentalness</w:t>
            </w:r>
            <w:proofErr w:type="spellEnd"/>
            <w:r>
              <w:rPr>
                <w:rFonts w:ascii="Times New Roman" w:eastAsia="Times New Roman" w:hAnsi="Times New Roman" w:cs="Times New Roman"/>
                <w:sz w:val="14"/>
                <w:szCs w:val="14"/>
              </w:rPr>
              <w:t>*</w:t>
            </w:r>
          </w:p>
          <w:p w14:paraId="4AE325C3" w14:textId="77777777" w:rsidR="00BA3934" w:rsidRDefault="00BA3934" w:rsidP="00D95754">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072C84E2"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51F279D0"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5E3804BD"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-57,641</w:t>
            </w:r>
          </w:p>
        </w:tc>
        <w:tc>
          <w:tcPr>
            <w:tcW w:w="1369" w:type="dxa"/>
            <w:vAlign w:val="center"/>
          </w:tcPr>
          <w:p w14:paraId="261AC13F"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6B7447A7"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66EDD397"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2521A46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133A3B31"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Liveness*</w:t>
            </w:r>
          </w:p>
          <w:p w14:paraId="3BFD9567" w14:textId="77777777" w:rsidR="00BA3934" w:rsidRDefault="00BA3934" w:rsidP="00D95754">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Valence</w:t>
            </w:r>
          </w:p>
        </w:tc>
        <w:tc>
          <w:tcPr>
            <w:tcW w:w="960" w:type="dxa"/>
            <w:vAlign w:val="center"/>
          </w:tcPr>
          <w:p w14:paraId="0A5958A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20AAB60B"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50168063"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-11,655,930</w:t>
            </w:r>
          </w:p>
        </w:tc>
        <w:tc>
          <w:tcPr>
            <w:tcW w:w="1369" w:type="dxa"/>
            <w:vAlign w:val="center"/>
          </w:tcPr>
          <w:p w14:paraId="0A483F3E"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10AEE8DF"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21286118"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34F19F76"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25" w:type="dxa"/>
          </w:tcPr>
          <w:p w14:paraId="16AC85E5"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Liveness*</w:t>
            </w:r>
          </w:p>
          <w:p w14:paraId="73995571" w14:textId="77777777" w:rsidR="00BA3934" w:rsidRDefault="00BA3934" w:rsidP="00D95754">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5C6FB32E"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4439D18A"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79286F3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31,490</w:t>
            </w:r>
          </w:p>
        </w:tc>
        <w:tc>
          <w:tcPr>
            <w:tcW w:w="1369" w:type="dxa"/>
            <w:vAlign w:val="center"/>
          </w:tcPr>
          <w:p w14:paraId="1F3EF017"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4C8D5FDF"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66A3CCB8" w14:textId="77777777" w:rsidR="00BA3934" w:rsidRPr="00954C55"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BA3934" w:rsidRPr="002810C1" w14:paraId="5FFDCAA6"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347F4BEF" w14:textId="77777777" w:rsidR="00BA3934" w:rsidRDefault="00BA3934" w:rsidP="00D95754">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Valence*</w:t>
            </w:r>
          </w:p>
          <w:p w14:paraId="1290D00A" w14:textId="77777777" w:rsidR="00BA3934" w:rsidRDefault="00BA3934" w:rsidP="00D95754">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5889DCA8"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3BE30EBF"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10B97694"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113330</w:t>
            </w:r>
          </w:p>
        </w:tc>
        <w:tc>
          <w:tcPr>
            <w:tcW w:w="1369" w:type="dxa"/>
            <w:vAlign w:val="center"/>
          </w:tcPr>
          <w:p w14:paraId="3606C04B"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3C0BBD63"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296D4506" w14:textId="77777777" w:rsidR="00BA3934" w:rsidRPr="00954C55"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bl>
    <w:p w14:paraId="2654297C" w14:textId="77777777" w:rsidR="00BA3934" w:rsidRDefault="00BA3934" w:rsidP="00BA3934">
      <w:pPr>
        <w:rPr>
          <w:rFonts w:ascii="Times New Roman" w:eastAsia="Times New Roman" w:hAnsi="Times New Roman" w:cs="Times New Roman"/>
        </w:rPr>
      </w:pPr>
    </w:p>
    <w:p w14:paraId="05C83219" w14:textId="77777777" w:rsidR="00BA3934" w:rsidRDefault="00BA3934" w:rsidP="00BA3934">
      <w:pPr>
        <w:rPr>
          <w:rFonts w:ascii="Times New Roman" w:eastAsia="Times New Roman" w:hAnsi="Times New Roman" w:cs="Times New Roman"/>
          <w:i/>
          <w:iCs/>
        </w:rPr>
      </w:pPr>
    </w:p>
    <w:p w14:paraId="6C369776" w14:textId="77777777" w:rsidR="00BA3934" w:rsidRDefault="00BA3934" w:rsidP="00BA3934">
      <w:pPr>
        <w:rPr>
          <w:rFonts w:ascii="Times New Roman" w:eastAsia="Times New Roman" w:hAnsi="Times New Roman" w:cs="Times New Roman"/>
          <w:i/>
          <w:iCs/>
        </w:rPr>
      </w:pPr>
      <w:r>
        <w:rPr>
          <w:rFonts w:ascii="Times New Roman" w:eastAsia="Times New Roman" w:hAnsi="Times New Roman" w:cs="Times New Roman"/>
          <w:i/>
          <w:iCs/>
        </w:rPr>
        <w:t>Technical a</w:t>
      </w:r>
      <w:r w:rsidRPr="00D84EBD">
        <w:rPr>
          <w:rFonts w:ascii="Times New Roman" w:eastAsia="Times New Roman" w:hAnsi="Times New Roman" w:cs="Times New Roman"/>
          <w:i/>
          <w:iCs/>
        </w:rPr>
        <w:t>ssessments</w:t>
      </w:r>
      <w:r>
        <w:rPr>
          <w:rFonts w:ascii="Times New Roman" w:eastAsia="Times New Roman" w:hAnsi="Times New Roman" w:cs="Times New Roman"/>
          <w:i/>
          <w:iCs/>
        </w:rPr>
        <w:t xml:space="preserve"> of the models</w:t>
      </w:r>
    </w:p>
    <w:p w14:paraId="055D746B" w14:textId="77777777" w:rsidR="00BA3934" w:rsidRDefault="00BA3934" w:rsidP="00BA3934">
      <w:pPr>
        <w:rPr>
          <w:rFonts w:ascii="Times New Roman" w:eastAsia="Times New Roman" w:hAnsi="Times New Roman" w:cs="Times New Roman"/>
          <w:i/>
          <w:iCs/>
        </w:rPr>
      </w:pPr>
    </w:p>
    <w:p w14:paraId="6D47EBBC" w14:textId="77777777" w:rsidR="00BA3934" w:rsidRPr="005E1059" w:rsidRDefault="00BA3934" w:rsidP="00BA3934">
      <w:pPr>
        <w:pStyle w:val="ListParagraph"/>
        <w:numPr>
          <w:ilvl w:val="0"/>
          <w:numId w:val="30"/>
        </w:numPr>
        <w:spacing w:after="0"/>
        <w:rPr>
          <w:rFonts w:ascii="Times New Roman" w:eastAsia="Times New Roman" w:hAnsi="Times New Roman" w:cs="Times New Roman"/>
          <w:i/>
          <w:iCs/>
          <w:sz w:val="24"/>
          <w:szCs w:val="24"/>
        </w:rPr>
      </w:pPr>
      <w:r w:rsidRPr="005E1059">
        <w:rPr>
          <w:rFonts w:ascii="Times New Roman" w:eastAsia="Times New Roman" w:hAnsi="Times New Roman" w:cs="Times New Roman"/>
          <w:sz w:val="24"/>
          <w:szCs w:val="24"/>
        </w:rPr>
        <w:t>Based on the RMSE on the test dataset, the simple linear regression model has the relatively lowest RMSE among all six prediction regression models, followed by linear regression model with interactions, stepwise model, neural network model. The decision tree model and random forest model do not perform well compared to others in my case.</w:t>
      </w:r>
    </w:p>
    <w:p w14:paraId="7B2B7458" w14:textId="77777777" w:rsidR="00BA3934" w:rsidRPr="005E1059" w:rsidRDefault="00BA3934" w:rsidP="00BA3934">
      <w:pPr>
        <w:pStyle w:val="ListParagraph"/>
        <w:spacing w:after="0"/>
        <w:rPr>
          <w:rFonts w:ascii="Times New Roman" w:eastAsia="Times New Roman" w:hAnsi="Times New Roman" w:cs="Times New Roman"/>
          <w:i/>
          <w:iCs/>
          <w:sz w:val="24"/>
          <w:szCs w:val="24"/>
        </w:rPr>
      </w:pPr>
    </w:p>
    <w:p w14:paraId="4D1B4748" w14:textId="77777777" w:rsidR="00BA3934" w:rsidRPr="005E1059" w:rsidRDefault="00BA3934" w:rsidP="00BA3934">
      <w:pPr>
        <w:pStyle w:val="ListParagraph"/>
        <w:numPr>
          <w:ilvl w:val="0"/>
          <w:numId w:val="2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In my opinion, due to the small sample size of my individual dataset which contains only 946 rows with 11 audio feature attributes, a simple regression model is adequate for developing a prediction model. This is also why a simple regression model is considered as the most commonly used and popular method. The decision tree and random forest models may be overfitting to the training data, which means that they capture the noise in the data and do not generalize well to the test data. Moreover, it appears that adding interactions between the audio features did not improve the performance of the linear regression and stepwise models. Therefore, it suggests that the relationships between the audio features are not complex and can be adequately captured by a simple linear regression model.</w:t>
      </w:r>
    </w:p>
    <w:p w14:paraId="2A8A83FA"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1EF5DA1A" w14:textId="77777777" w:rsidR="00BA3934" w:rsidRPr="005E1059" w:rsidRDefault="00BA3934" w:rsidP="00BA3934">
      <w:pPr>
        <w:pStyle w:val="ListParagraph"/>
        <w:numPr>
          <w:ilvl w:val="0"/>
          <w:numId w:val="24"/>
        </w:numPr>
        <w:spacing w:after="0"/>
        <w:rPr>
          <w:rFonts w:ascii="Times New Roman" w:eastAsia="Times New Roman" w:hAnsi="Times New Roman" w:cs="Times New Roman"/>
          <w:i/>
          <w:iCs/>
          <w:sz w:val="24"/>
          <w:szCs w:val="24"/>
        </w:rPr>
      </w:pPr>
      <w:r w:rsidRPr="005E1059">
        <w:rPr>
          <w:rFonts w:ascii="Times New Roman" w:eastAsia="Times New Roman" w:hAnsi="Times New Roman" w:cs="Times New Roman"/>
          <w:sz w:val="24"/>
          <w:szCs w:val="24"/>
        </w:rPr>
        <w:t>Additionally, note that the table above illustrates that the RMSE values on the validation dataset are generally in agreement with those on the test dataset, except for some differences observed in the neural network model. When the RMSE is lower on the test dataset, it tends to be lower on the validation dataset as well.</w:t>
      </w:r>
    </w:p>
    <w:p w14:paraId="58BCC779"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5D3D575B" w14:textId="77777777" w:rsidR="00BA3934" w:rsidRPr="005E1059" w:rsidRDefault="00BA3934" w:rsidP="00BA3934">
      <w:pPr>
        <w:pStyle w:val="ListParagraph"/>
        <w:numPr>
          <w:ilvl w:val="0"/>
          <w:numId w:val="30"/>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Based on the simple linear regression, we can see that energy plays the most significant positive role in my streaming of a track, followed by liveness, and danceability. However,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plays a significantly negative role in my streaming of a track, followed by valence, loudness, and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Key and tempo play positive roles in my streaming time, but the impacts are pretty slight compared to other audio features. </w:t>
      </w:r>
      <w:r w:rsidRPr="005E1059">
        <w:rPr>
          <w:rFonts w:ascii="Times New Roman" w:eastAsia="Times New Roman" w:hAnsi="Times New Roman" w:cs="Times New Roman"/>
          <w:sz w:val="24"/>
          <w:szCs w:val="24"/>
        </w:rPr>
        <w:lastRenderedPageBreak/>
        <w:t>Mode plays negative role in my streaming time, but the impact is pretty slight compared to other audio features.</w:t>
      </w:r>
    </w:p>
    <w:p w14:paraId="154D1534"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493328E2" w14:textId="77777777" w:rsidR="00BA3934" w:rsidRPr="005E1059" w:rsidRDefault="00BA3934" w:rsidP="00BA3934">
      <w:pPr>
        <w:pStyle w:val="ListParagraph"/>
        <w:numPr>
          <w:ilvl w:val="0"/>
          <w:numId w:val="3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Electronic dance music (“EDM”) consists of the majority of songs in my library. They tend to have high energy, liveness and danceability. Most EDMs do not have much vocals and I believe I do not listen to Raps much so it makes sense that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plays a negative role. I do not listen to instrumental music much so it makes sense that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plays a negative role.</w:t>
      </w:r>
    </w:p>
    <w:p w14:paraId="4AB43A65" w14:textId="77777777" w:rsidR="00BA3934" w:rsidRPr="005E1059" w:rsidRDefault="00BA3934" w:rsidP="00BA3934">
      <w:pPr>
        <w:pStyle w:val="ListParagraph"/>
        <w:spacing w:after="0"/>
        <w:ind w:left="1497"/>
        <w:rPr>
          <w:rFonts w:ascii="Times New Roman" w:eastAsia="Times New Roman" w:hAnsi="Times New Roman" w:cs="Times New Roman"/>
          <w:sz w:val="24"/>
          <w:szCs w:val="24"/>
        </w:rPr>
      </w:pPr>
    </w:p>
    <w:p w14:paraId="7F311BCA" w14:textId="77777777" w:rsidR="00BA3934" w:rsidRPr="005E1059" w:rsidRDefault="00BA3934" w:rsidP="00BA3934">
      <w:pPr>
        <w:pStyle w:val="ListParagraph"/>
        <w:numPr>
          <w:ilvl w:val="0"/>
          <w:numId w:val="3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am surprised to find that valence and loudness play a negative role in my streaming. I like cheerful songs which should have high valence and sound more positive. If I like EDM, it should be the case that loudness play a positive role in my streaming. It might be some noise or randomness in the data that is causing the negative relationship between valence or loudness and my streaming preferences. </w:t>
      </w:r>
    </w:p>
    <w:p w14:paraId="1A041231" w14:textId="77777777" w:rsidR="00BA3934" w:rsidRPr="005E1059" w:rsidRDefault="00BA3934" w:rsidP="00BA3934">
      <w:pPr>
        <w:rPr>
          <w:rFonts w:ascii="Times New Roman" w:eastAsia="Times New Roman" w:hAnsi="Times New Roman" w:cs="Times New Roman"/>
          <w:sz w:val="28"/>
          <w:szCs w:val="28"/>
        </w:rPr>
      </w:pPr>
    </w:p>
    <w:p w14:paraId="293A9461" w14:textId="77777777" w:rsidR="00BA3934" w:rsidRPr="005E1059" w:rsidRDefault="00BA3934" w:rsidP="00BA3934">
      <w:pPr>
        <w:pStyle w:val="ListParagraph"/>
        <w:numPr>
          <w:ilvl w:val="0"/>
          <w:numId w:val="3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As the linear regression model has a slightly higher RMSE compared to the simple linear regression model. It is still worthwhile for me to interpret some interaction terms.</w:t>
      </w:r>
    </w:p>
    <w:p w14:paraId="475B1804" w14:textId="77777777" w:rsidR="00BA3934" w:rsidRPr="005E1059" w:rsidRDefault="00BA3934" w:rsidP="00BA3934">
      <w:pPr>
        <w:rPr>
          <w:rFonts w:ascii="Times New Roman" w:eastAsia="Times New Roman" w:hAnsi="Times New Roman" w:cs="Times New Roman"/>
          <w:sz w:val="28"/>
          <w:szCs w:val="28"/>
        </w:rPr>
      </w:pPr>
    </w:p>
    <w:p w14:paraId="0CB535EF" w14:textId="77777777" w:rsidR="00BA3934" w:rsidRPr="005E1059" w:rsidDel="00481914" w:rsidRDefault="00BA3934" w:rsidP="00BA3934">
      <w:pPr>
        <w:pStyle w:val="ListParagraph"/>
        <w:numPr>
          <w:ilvl w:val="0"/>
          <w:numId w:val="32"/>
        </w:numPr>
        <w:spacing w:after="0"/>
        <w:rPr>
          <w:del w:id="254" w:author="Lin, Madeline" w:date="2023-04-07T22:48:00Z"/>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shown in the table, the interaction between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and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is negative, which aligns my initial intuition. Usually, a track with a higher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has less vocals/spoken words/raps. The interactions among mode, valence and energy are positive, which also align my initial intuition. Most of the case, a track with high energy should have more positiveness, meaning a higher valence; and have a brighter and more upbeat sounds, meaning having a major key.</w:t>
      </w:r>
      <w:r w:rsidRPr="005E1059">
        <w:rPr>
          <w:sz w:val="24"/>
          <w:szCs w:val="24"/>
        </w:rPr>
        <w:t xml:space="preserve"> </w:t>
      </w:r>
      <w:r w:rsidRPr="005E1059">
        <w:rPr>
          <w:rFonts w:ascii="Times New Roman" w:eastAsia="Times New Roman" w:hAnsi="Times New Roman" w:cs="Times New Roman"/>
          <w:sz w:val="24"/>
          <w:szCs w:val="24"/>
        </w:rPr>
        <w:t>However, the interactions among danceability, energy, liveness and tempo are negative. I could not be able to explain this, unfortunately.</w:t>
      </w:r>
    </w:p>
    <w:p w14:paraId="1EE2DB8E" w14:textId="77777777" w:rsidR="00BA3934" w:rsidRPr="005E1059" w:rsidDel="00481914" w:rsidRDefault="00BA3934" w:rsidP="005E1059">
      <w:pPr>
        <w:pStyle w:val="ListParagraph"/>
        <w:numPr>
          <w:ilvl w:val="0"/>
          <w:numId w:val="32"/>
        </w:numPr>
        <w:spacing w:after="0"/>
        <w:rPr>
          <w:del w:id="255" w:author="Lin, Madeline" w:date="2023-04-07T22:48:00Z"/>
          <w:rFonts w:ascii="Times New Roman" w:eastAsia="Times New Roman" w:hAnsi="Times New Roman" w:cs="Times New Roman"/>
        </w:rPr>
      </w:pPr>
    </w:p>
    <w:p w14:paraId="000DA63D" w14:textId="77777777" w:rsidR="00BA3934" w:rsidDel="00481914" w:rsidRDefault="00BA3934">
      <w:pPr>
        <w:pStyle w:val="ListParagraph"/>
        <w:rPr>
          <w:del w:id="256" w:author="Lin, Madeline" w:date="2023-04-07T22:48:00Z"/>
        </w:rPr>
        <w:pPrChange w:id="257" w:author="Lin, Madeline" w:date="2023-04-07T22:48:00Z">
          <w:pPr/>
        </w:pPrChange>
      </w:pPr>
    </w:p>
    <w:p w14:paraId="26AF28DC" w14:textId="77777777" w:rsidR="00BA3934" w:rsidDel="00481914" w:rsidRDefault="00BA3934">
      <w:pPr>
        <w:pStyle w:val="ListParagraph"/>
        <w:rPr>
          <w:del w:id="258" w:author="Lin, Madeline" w:date="2023-04-07T22:48:00Z"/>
        </w:rPr>
        <w:pPrChange w:id="259" w:author="Lin, Madeline" w:date="2023-04-07T22:48:00Z">
          <w:pPr/>
        </w:pPrChange>
      </w:pPr>
    </w:p>
    <w:p w14:paraId="28BF4A54" w14:textId="77777777" w:rsidR="00BA3934" w:rsidDel="00481914" w:rsidRDefault="00BA3934">
      <w:pPr>
        <w:pStyle w:val="ListParagraph"/>
        <w:rPr>
          <w:del w:id="260" w:author="Lin, Madeline" w:date="2023-04-07T22:48:00Z"/>
        </w:rPr>
        <w:pPrChange w:id="261" w:author="Lin, Madeline" w:date="2023-04-07T22:48:00Z">
          <w:pPr/>
        </w:pPrChange>
      </w:pPr>
    </w:p>
    <w:p w14:paraId="4D9347CA" w14:textId="77777777" w:rsidR="00BA3934" w:rsidRDefault="00BA3934" w:rsidP="005E1059">
      <w:pPr>
        <w:pStyle w:val="ListParagraph"/>
        <w:numPr>
          <w:ilvl w:val="0"/>
          <w:numId w:val="32"/>
        </w:numPr>
        <w:spacing w:after="0"/>
      </w:pPr>
    </w:p>
    <w:p w14:paraId="2635F0F8" w14:textId="77777777" w:rsidR="00BA3934" w:rsidRPr="005E1059" w:rsidRDefault="00BA3934" w:rsidP="00BA3934">
      <w:pPr>
        <w:rPr>
          <w:rFonts w:ascii="Times New Roman" w:eastAsia="Times New Roman" w:hAnsi="Times New Roman" w:cs="Times New Roman"/>
          <w:sz w:val="28"/>
          <w:szCs w:val="28"/>
        </w:rPr>
      </w:pPr>
    </w:p>
    <w:p w14:paraId="7E6A12BC"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Collaborative filtering method</w:t>
      </w:r>
    </w:p>
    <w:p w14:paraId="465DC2CA" w14:textId="77777777" w:rsidR="00BA3934" w:rsidRPr="00F624ED" w:rsidRDefault="00BA3934" w:rsidP="00BA3934">
      <w:pPr>
        <w:pStyle w:val="ListParagraph"/>
        <w:spacing w:after="0"/>
        <w:rPr>
          <w:rFonts w:ascii="Times New Roman" w:eastAsia="Times New Roman" w:hAnsi="Times New Roman" w:cs="Times New Roman"/>
        </w:rPr>
      </w:pPr>
    </w:p>
    <w:p w14:paraId="1606890A" w14:textId="77777777" w:rsidR="00BA3934" w:rsidRDefault="00BA3934" w:rsidP="00BA3934">
      <w:pPr>
        <w:rPr>
          <w:rFonts w:ascii="Times New Roman" w:eastAsia="Times New Roman" w:hAnsi="Times New Roman" w:cs="Times New Roman"/>
          <w:i/>
          <w:iCs/>
        </w:rPr>
      </w:pPr>
      <w:r w:rsidRPr="00316F7E">
        <w:rPr>
          <w:rFonts w:ascii="Times New Roman" w:eastAsia="Times New Roman" w:hAnsi="Times New Roman" w:cs="Times New Roman"/>
          <w:i/>
          <w:iCs/>
        </w:rPr>
        <w:t xml:space="preserve">Summary of information developed in the </w:t>
      </w:r>
      <w:r>
        <w:rPr>
          <w:rFonts w:ascii="Times New Roman" w:eastAsia="Times New Roman" w:hAnsi="Times New Roman" w:cs="Times New Roman"/>
          <w:i/>
          <w:iCs/>
        </w:rPr>
        <w:t>models</w:t>
      </w:r>
    </w:p>
    <w:p w14:paraId="13C40D51" w14:textId="77777777" w:rsidR="00BA3934" w:rsidRDefault="00BA3934" w:rsidP="00BA3934">
      <w:pPr>
        <w:rPr>
          <w:rFonts w:ascii="Times New Roman" w:eastAsia="Times New Roman" w:hAnsi="Times New Roman" w:cs="Times New Roman"/>
          <w:i/>
          <w:iCs/>
        </w:rPr>
      </w:pPr>
    </w:p>
    <w:tbl>
      <w:tblPr>
        <w:tblStyle w:val="GridTable4-Accent6"/>
        <w:tblW w:w="9445" w:type="dxa"/>
        <w:tblLook w:val="04A0" w:firstRow="1" w:lastRow="0" w:firstColumn="1" w:lastColumn="0" w:noHBand="0" w:noVBand="1"/>
      </w:tblPr>
      <w:tblGrid>
        <w:gridCol w:w="445"/>
        <w:gridCol w:w="4500"/>
        <w:gridCol w:w="4500"/>
      </w:tblGrid>
      <w:tr w:rsidR="00BA3934" w:rsidRPr="00053E85" w14:paraId="217336FC"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5" w:type="dxa"/>
          </w:tcPr>
          <w:p w14:paraId="633F973E" w14:textId="77777777" w:rsidR="00BA3934" w:rsidRPr="002810C1" w:rsidRDefault="00BA3934" w:rsidP="00D95754">
            <w:pPr>
              <w:rPr>
                <w:rFonts w:ascii="Times New Roman" w:eastAsia="Times New Roman" w:hAnsi="Times New Roman" w:cs="Times New Roman"/>
                <w:color w:val="000000"/>
                <w:sz w:val="14"/>
                <w:szCs w:val="14"/>
              </w:rPr>
            </w:pPr>
          </w:p>
        </w:tc>
        <w:tc>
          <w:tcPr>
            <w:tcW w:w="4500" w:type="dxa"/>
          </w:tcPr>
          <w:p w14:paraId="199A15EB" w14:textId="77777777" w:rsidR="00BA3934" w:rsidRPr="00840E0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40E07">
              <w:rPr>
                <w:rFonts w:ascii="Times New Roman" w:eastAsia="Times New Roman" w:hAnsi="Times New Roman" w:cs="Times New Roman"/>
                <w:color w:val="000000"/>
                <w:sz w:val="20"/>
                <w:szCs w:val="20"/>
              </w:rPr>
              <w:t>Euclidean Distance</w:t>
            </w:r>
          </w:p>
        </w:tc>
        <w:tc>
          <w:tcPr>
            <w:tcW w:w="4500" w:type="dxa"/>
          </w:tcPr>
          <w:p w14:paraId="47479D88" w14:textId="77777777" w:rsidR="00BA3934" w:rsidRPr="00840E0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40E07">
              <w:rPr>
                <w:rFonts w:ascii="Times New Roman" w:eastAsia="Times New Roman" w:hAnsi="Times New Roman" w:cs="Times New Roman"/>
                <w:color w:val="000000"/>
                <w:sz w:val="20"/>
                <w:szCs w:val="20"/>
              </w:rPr>
              <w:t>Cosine Similarity</w:t>
            </w:r>
          </w:p>
        </w:tc>
      </w:tr>
      <w:tr w:rsidR="00BA3934" w:rsidRPr="0075038A" w14:paraId="1A096EB2"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445" w:type="dxa"/>
            <w:gridSpan w:val="3"/>
          </w:tcPr>
          <w:p w14:paraId="5C112D73" w14:textId="77777777" w:rsidR="00BA3934" w:rsidRPr="00840E07" w:rsidRDefault="00BA3934" w:rsidP="00D95754">
            <w:pPr>
              <w:rPr>
                <w:rFonts w:ascii="Times New Roman" w:eastAsia="Times New Roman" w:hAnsi="Times New Roman" w:cs="Times New Roman"/>
                <w:b w:val="0"/>
                <w:bCs w:val="0"/>
                <w:sz w:val="20"/>
                <w:szCs w:val="20"/>
              </w:rPr>
            </w:pPr>
            <w:r w:rsidRPr="00840E07">
              <w:rPr>
                <w:rFonts w:ascii="Times New Roman" w:eastAsia="Times New Roman" w:hAnsi="Times New Roman" w:cs="Times New Roman"/>
                <w:i/>
                <w:iCs/>
                <w:color w:val="70AD47" w:themeColor="accent6"/>
                <w:sz w:val="20"/>
                <w:szCs w:val="20"/>
              </w:rPr>
              <w:t>The 5 most similar tracks to Soft</w:t>
            </w:r>
          </w:p>
        </w:tc>
      </w:tr>
      <w:tr w:rsidR="00BA3934" w:rsidRPr="006B02F2" w14:paraId="26EFC6C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45" w:type="dxa"/>
          </w:tcPr>
          <w:p w14:paraId="76E854F0"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1</w:t>
            </w:r>
          </w:p>
        </w:tc>
        <w:tc>
          <w:tcPr>
            <w:tcW w:w="4500" w:type="dxa"/>
          </w:tcPr>
          <w:p w14:paraId="4A0F76D2"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 xml:space="preserve">Hong Kong </w:t>
            </w:r>
          </w:p>
        </w:tc>
        <w:tc>
          <w:tcPr>
            <w:tcW w:w="4500" w:type="dxa"/>
          </w:tcPr>
          <w:p w14:paraId="4E4E250A"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Citgo</w:t>
            </w:r>
          </w:p>
        </w:tc>
      </w:tr>
      <w:tr w:rsidR="00BA3934" w:rsidRPr="0075038A" w14:paraId="0366116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5" w:type="dxa"/>
          </w:tcPr>
          <w:p w14:paraId="57AA7BF7"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2</w:t>
            </w:r>
          </w:p>
        </w:tc>
        <w:tc>
          <w:tcPr>
            <w:tcW w:w="4500" w:type="dxa"/>
          </w:tcPr>
          <w:p w14:paraId="4262963C"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Mongoloid – 2009 Remaster</w:t>
            </w:r>
          </w:p>
        </w:tc>
        <w:tc>
          <w:tcPr>
            <w:tcW w:w="4500" w:type="dxa"/>
          </w:tcPr>
          <w:p w14:paraId="5B2A5E07"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Hello, Dolly!</w:t>
            </w:r>
          </w:p>
        </w:tc>
      </w:tr>
      <w:tr w:rsidR="00BA3934" w:rsidRPr="0075038A" w14:paraId="1EF8366E"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45" w:type="dxa"/>
          </w:tcPr>
          <w:p w14:paraId="7DB6749B"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3</w:t>
            </w:r>
          </w:p>
        </w:tc>
        <w:tc>
          <w:tcPr>
            <w:tcW w:w="4500" w:type="dxa"/>
          </w:tcPr>
          <w:p w14:paraId="5BA4567E"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Bad Habits – uncut</w:t>
            </w:r>
          </w:p>
        </w:tc>
        <w:tc>
          <w:tcPr>
            <w:tcW w:w="4500" w:type="dxa"/>
          </w:tcPr>
          <w:p w14:paraId="4A970719"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Love, Life and Money</w:t>
            </w:r>
          </w:p>
        </w:tc>
      </w:tr>
      <w:tr w:rsidR="00BA3934" w:rsidRPr="0075038A" w14:paraId="380D6283"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5" w:type="dxa"/>
          </w:tcPr>
          <w:p w14:paraId="334CE677"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4</w:t>
            </w:r>
          </w:p>
        </w:tc>
        <w:tc>
          <w:tcPr>
            <w:tcW w:w="4500" w:type="dxa"/>
          </w:tcPr>
          <w:p w14:paraId="2832282B"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Stepping Into Tomorrow</w:t>
            </w:r>
          </w:p>
        </w:tc>
        <w:tc>
          <w:tcPr>
            <w:tcW w:w="4500" w:type="dxa"/>
          </w:tcPr>
          <w:p w14:paraId="273BB14B"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roofErr w:type="spellStart"/>
            <w:r w:rsidRPr="00840E07">
              <w:rPr>
                <w:rFonts w:ascii="Times New Roman" w:eastAsia="Times New Roman" w:hAnsi="Times New Roman" w:cs="Times New Roman"/>
                <w:sz w:val="20"/>
                <w:szCs w:val="20"/>
              </w:rPr>
              <w:t>Tadow</w:t>
            </w:r>
            <w:proofErr w:type="spellEnd"/>
          </w:p>
        </w:tc>
      </w:tr>
      <w:tr w:rsidR="00BA3934" w:rsidRPr="0075038A" w14:paraId="591633E9"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45" w:type="dxa"/>
          </w:tcPr>
          <w:p w14:paraId="74891461"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5</w:t>
            </w:r>
          </w:p>
        </w:tc>
        <w:tc>
          <w:tcPr>
            <w:tcW w:w="4500" w:type="dxa"/>
          </w:tcPr>
          <w:p w14:paraId="49DFB071"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This Town (feat. Sasha Sloan)</w:t>
            </w:r>
          </w:p>
        </w:tc>
        <w:tc>
          <w:tcPr>
            <w:tcW w:w="4500" w:type="dxa"/>
          </w:tcPr>
          <w:p w14:paraId="2580CBC6"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Good Vibrations – Remastered</w:t>
            </w:r>
          </w:p>
        </w:tc>
      </w:tr>
    </w:tbl>
    <w:p w14:paraId="43D24856" w14:textId="77777777" w:rsidR="00BA3934" w:rsidRDefault="00BA3934" w:rsidP="00BA3934">
      <w:pPr>
        <w:rPr>
          <w:rFonts w:ascii="Times New Roman" w:eastAsia="Times New Roman" w:hAnsi="Times New Roman" w:cs="Times New Roman"/>
        </w:rPr>
      </w:pPr>
    </w:p>
    <w:p w14:paraId="752DEB26" w14:textId="77777777" w:rsidR="00BA3934" w:rsidRDefault="00BA3934" w:rsidP="00BA3934">
      <w:pPr>
        <w:rPr>
          <w:rFonts w:ascii="Times New Roman" w:eastAsia="Times New Roman" w:hAnsi="Times New Roman" w:cs="Times New Roman"/>
          <w:i/>
          <w:iCs/>
        </w:rPr>
      </w:pPr>
    </w:p>
    <w:p w14:paraId="7DA2FDD2" w14:textId="77777777" w:rsidR="00BA3934" w:rsidRDefault="00BA3934" w:rsidP="00BA3934">
      <w:pPr>
        <w:rPr>
          <w:rFonts w:ascii="Times New Roman" w:eastAsia="Times New Roman" w:hAnsi="Times New Roman" w:cs="Times New Roman"/>
          <w:i/>
          <w:iCs/>
        </w:rPr>
      </w:pPr>
      <w:r>
        <w:rPr>
          <w:rFonts w:ascii="Times New Roman" w:eastAsia="Times New Roman" w:hAnsi="Times New Roman" w:cs="Times New Roman"/>
          <w:i/>
          <w:iCs/>
        </w:rPr>
        <w:t>Technical a</w:t>
      </w:r>
      <w:r w:rsidRPr="00D84EBD">
        <w:rPr>
          <w:rFonts w:ascii="Times New Roman" w:eastAsia="Times New Roman" w:hAnsi="Times New Roman" w:cs="Times New Roman"/>
          <w:i/>
          <w:iCs/>
        </w:rPr>
        <w:t>ssessments</w:t>
      </w:r>
      <w:r>
        <w:rPr>
          <w:rFonts w:ascii="Times New Roman" w:eastAsia="Times New Roman" w:hAnsi="Times New Roman" w:cs="Times New Roman"/>
          <w:i/>
          <w:iCs/>
        </w:rPr>
        <w:t xml:space="preserve"> of the models</w:t>
      </w:r>
    </w:p>
    <w:p w14:paraId="70F06C94" w14:textId="77777777" w:rsidR="00BA3934" w:rsidRDefault="00BA3934" w:rsidP="00BA3934">
      <w:pPr>
        <w:rPr>
          <w:rFonts w:ascii="Times New Roman" w:eastAsia="Times New Roman" w:hAnsi="Times New Roman" w:cs="Times New Roman"/>
        </w:rPr>
      </w:pPr>
    </w:p>
    <w:p w14:paraId="52825D61"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lastRenderedPageBreak/>
        <w:t xml:space="preserve">Unsupervised learning models cannot be evaluated using a single metric, unlike supervised learning models that use RMSE as a measure of performance. This is because the goal of unsupervised learning is to uncover patterns, structures, or relationships within the data. </w:t>
      </w:r>
    </w:p>
    <w:p w14:paraId="6E453691" w14:textId="77777777" w:rsidR="00BA3934" w:rsidRDefault="00BA3934" w:rsidP="00BA3934">
      <w:pPr>
        <w:rPr>
          <w:rFonts w:ascii="Times New Roman" w:eastAsia="Times New Roman" w:hAnsi="Times New Roman" w:cs="Times New Roman"/>
        </w:rPr>
      </w:pPr>
    </w:p>
    <w:p w14:paraId="704B3AD4"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In my case, I am using the similarity metrics to uncover the relationships within the data. From my perspective, the approach to measure the performance should be just manually inspect the results. In other words, I will listen to those 10 tracks and determine whether I like them or not.</w:t>
      </w:r>
    </w:p>
    <w:p w14:paraId="111CD56C" w14:textId="77777777" w:rsidR="00BA3934" w:rsidRDefault="00BA3934" w:rsidP="00BA3934">
      <w:pPr>
        <w:rPr>
          <w:rFonts w:ascii="Times New Roman" w:eastAsia="Times New Roman" w:hAnsi="Times New Roman" w:cs="Times New Roman"/>
          <w:b/>
          <w:bCs/>
          <w:color w:val="70AD47"/>
        </w:rPr>
      </w:pPr>
    </w:p>
    <w:p w14:paraId="1A345432" w14:textId="77777777" w:rsidR="00BA3934" w:rsidRDefault="00BA3934" w:rsidP="00BA3934">
      <w:pPr>
        <w:rPr>
          <w:rFonts w:ascii="Times New Roman" w:eastAsia="Times New Roman" w:hAnsi="Times New Roman" w:cs="Times New Roman"/>
          <w:b/>
          <w:bCs/>
          <w:color w:val="70AD47"/>
        </w:rPr>
      </w:pPr>
    </w:p>
    <w:p w14:paraId="648ED256"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2</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Revised Parameter Settings</w:t>
      </w:r>
    </w:p>
    <w:p w14:paraId="562814B8" w14:textId="77777777" w:rsidR="00BA3934" w:rsidRDefault="00BA3934" w:rsidP="00BA3934">
      <w:pPr>
        <w:rPr>
          <w:rFonts w:ascii="Times New Roman" w:eastAsia="Times New Roman" w:hAnsi="Times New Roman" w:cs="Times New Roman"/>
        </w:rPr>
      </w:pPr>
    </w:p>
    <w:p w14:paraId="5AAFAAC3"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So far, I haven’t performed the step of manually inspecting the results. This manual inspection will apply to both content-based filtering method and collaborative filtering method. For content-based filtering method, I will fit the optimal prediction model to the global weekly top 100 songs dataset and add one new column </w:t>
      </w:r>
      <w:proofErr w:type="spellStart"/>
      <w:r>
        <w:rPr>
          <w:rFonts w:ascii="Times New Roman" w:eastAsia="Times New Roman" w:hAnsi="Times New Roman" w:cs="Times New Roman"/>
        </w:rPr>
        <w:t>pred_msPlayed</w:t>
      </w:r>
      <w:proofErr w:type="spellEnd"/>
      <w:r>
        <w:rPr>
          <w:rFonts w:ascii="Times New Roman" w:eastAsia="Times New Roman" w:hAnsi="Times New Roman" w:cs="Times New Roman"/>
        </w:rPr>
        <w:t>. I will choose the top 20 songs with the largest predicted streaming time and listen to them and determine how many songs I want to add to my library. For collaborative filtering method, as discussed above, I will listen to those 10 songs which are attained based on two similarity metrics and determine how many songs I want to add to my library.</w:t>
      </w:r>
    </w:p>
    <w:p w14:paraId="2036E577" w14:textId="77777777" w:rsidR="00BA3934" w:rsidRDefault="00BA3934" w:rsidP="00BA3934">
      <w:pPr>
        <w:rPr>
          <w:rFonts w:ascii="Times New Roman" w:eastAsia="Times New Roman" w:hAnsi="Times New Roman" w:cs="Times New Roman"/>
        </w:rPr>
      </w:pPr>
    </w:p>
    <w:p w14:paraId="750DCBE9" w14:textId="7BE3CC3E"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Based on my review of the CRISP-</w:t>
      </w:r>
      <w:ins w:id="262" w:author="Lin, Madeline" w:date="2023-04-07T22:50:00Z">
        <w:r w:rsidR="00481914">
          <w:rPr>
            <w:rFonts w:ascii="Times New Roman" w:eastAsia="Times New Roman" w:hAnsi="Times New Roman" w:cs="Times New Roman"/>
          </w:rPr>
          <w:t>D</w:t>
        </w:r>
      </w:ins>
      <w:del w:id="263" w:author="Lin, Madeline" w:date="2023-04-07T22:49:00Z">
        <w:r w:rsidDel="00481914">
          <w:rPr>
            <w:rFonts w:ascii="Times New Roman" w:eastAsia="Times New Roman" w:hAnsi="Times New Roman" w:cs="Times New Roman"/>
          </w:rPr>
          <w:delText>P</w:delText>
        </w:r>
      </w:del>
      <w:r>
        <w:rPr>
          <w:rFonts w:ascii="Times New Roman" w:eastAsia="Times New Roman" w:hAnsi="Times New Roman" w:cs="Times New Roman"/>
        </w:rPr>
        <w:t>M instructions, we will have the Phase 5.0 – Evaluation where it looks more broadly at which model best meets the business needs and this phase will include evaluating results, reviewing the process and determining the next steps. In contrast to the technical focus of the data modeling phase, I would like to reserve the manual inspection for the subsequent phase.</w:t>
      </w:r>
    </w:p>
    <w:p w14:paraId="2D54A700" w14:textId="77777777" w:rsidR="00BA3934" w:rsidRDefault="00BA3934" w:rsidP="00BA3934">
      <w:pPr>
        <w:rPr>
          <w:rFonts w:ascii="Times New Roman" w:eastAsia="Times New Roman" w:hAnsi="Times New Roman" w:cs="Times New Roman"/>
        </w:rPr>
      </w:pPr>
    </w:p>
    <w:p w14:paraId="2397807F" w14:textId="77777777" w:rsidR="00BA3934" w:rsidRPr="005E1059" w:rsidRDefault="00BA3934" w:rsidP="00BA3934">
      <w:pPr>
        <w:pStyle w:val="ListParagraph"/>
        <w:numPr>
          <w:ilvl w:val="0"/>
          <w:numId w:val="22"/>
        </w:numPr>
        <w:spacing w:after="0"/>
        <w:rPr>
          <w:rFonts w:ascii="Times New Roman" w:eastAsia="Times New Roman" w:hAnsi="Times New Roman" w:cs="Times New Roman"/>
          <w:color w:val="000000"/>
          <w:sz w:val="24"/>
          <w:szCs w:val="24"/>
        </w:rPr>
      </w:pPr>
      <w:r w:rsidRPr="005E1059">
        <w:rPr>
          <w:rFonts w:ascii="Times New Roman" w:eastAsia="Times New Roman" w:hAnsi="Times New Roman" w:cs="Times New Roman"/>
          <w:b/>
          <w:bCs/>
          <w:color w:val="70AD47"/>
          <w:sz w:val="24"/>
          <w:szCs w:val="24"/>
        </w:rPr>
        <w:t> </w:t>
      </w:r>
      <w:r w:rsidRPr="005E1059">
        <w:rPr>
          <w:rFonts w:ascii="Times New Roman" w:eastAsia="Times New Roman" w:hAnsi="Times New Roman" w:cs="Times New Roman"/>
          <w:color w:val="000000"/>
          <w:sz w:val="24"/>
          <w:szCs w:val="24"/>
        </w:rPr>
        <w:t>Content-based filtering method</w:t>
      </w:r>
    </w:p>
    <w:p w14:paraId="06294548" w14:textId="77777777" w:rsidR="00BA3934" w:rsidRPr="005E1059" w:rsidRDefault="00BA3934" w:rsidP="00BA3934">
      <w:pPr>
        <w:pStyle w:val="ListParagraph"/>
        <w:spacing w:after="0"/>
        <w:rPr>
          <w:rFonts w:ascii="Times New Roman" w:eastAsia="Times New Roman" w:hAnsi="Times New Roman" w:cs="Times New Roman"/>
          <w:color w:val="000000"/>
          <w:sz w:val="24"/>
          <w:szCs w:val="24"/>
        </w:rPr>
      </w:pPr>
    </w:p>
    <w:p w14:paraId="78539705" w14:textId="77777777" w:rsidR="00BA3934" w:rsidRPr="005E1059" w:rsidRDefault="00BA3934" w:rsidP="00BA3934">
      <w:pPr>
        <w:pStyle w:val="ListParagraph"/>
        <w:numPr>
          <w:ilvl w:val="0"/>
          <w:numId w:val="2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Prediction Regression Models</w:t>
      </w:r>
    </w:p>
    <w:p w14:paraId="39D5A00A"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536977F9"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Simple Linear Regression Model</w:t>
      </w:r>
    </w:p>
    <w:p w14:paraId="102C6B38"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As for revising parameter settings, my understanding is that there should not be many adjustments in terms of the parameter settings for the simple linear regression model. Most of the time, we just leave the default parameter settings as it is for a simple linear regression model. Nevertheless, I tried two models with revise on parameter settings by added a few interaction terms on the top of the simple linear regression model to see if there is any space for lowering the RMSE. </w:t>
      </w:r>
    </w:p>
    <w:p w14:paraId="1319FC11"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For the first model, I removed the interaction terms of danceability*energy*liveness*tempo for our original linear regression model with interactions as I was unable to interpret the negative coefficient. I just kept the interactions between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and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and the interactions among mode, valence and energy.</w:t>
      </w:r>
    </w:p>
    <w:p w14:paraId="66E7DEE8" w14:textId="77777777" w:rsidR="00BA3934" w:rsidRPr="005E1059" w:rsidRDefault="00BA3934" w:rsidP="00BA3934">
      <w:pPr>
        <w:ind w:left="2160" w:firstLine="720"/>
        <w:rPr>
          <w:rFonts w:ascii="Times New Roman" w:eastAsia="Times New Roman" w:hAnsi="Times New Roman" w:cs="Times New Roman"/>
          <w:i/>
          <w:iCs/>
          <w:color w:val="70AD47" w:themeColor="accent6"/>
        </w:rPr>
      </w:pPr>
    </w:p>
    <w:p w14:paraId="685F561A" w14:textId="77777777" w:rsidR="00BA3934" w:rsidRPr="005E1059" w:rsidRDefault="00BA3934" w:rsidP="00BA3934">
      <w:pPr>
        <w:ind w:left="2160" w:firstLine="720"/>
        <w:rPr>
          <w:rFonts w:ascii="Times New Roman" w:eastAsia="Times New Roman" w:hAnsi="Times New Roman" w:cs="Times New Roman"/>
          <w:i/>
          <w:iCs/>
          <w:color w:val="70AD47" w:themeColor="accent6"/>
        </w:rPr>
      </w:pPr>
      <w:r w:rsidRPr="005E1059">
        <w:rPr>
          <w:rFonts w:ascii="Times New Roman" w:eastAsia="Times New Roman" w:hAnsi="Times New Roman" w:cs="Times New Roman"/>
          <w:i/>
          <w:iCs/>
          <w:color w:val="70AD47" w:themeColor="accent6"/>
        </w:rPr>
        <w:lastRenderedPageBreak/>
        <w:t>Code</w:t>
      </w:r>
    </w:p>
    <w:p w14:paraId="2C770BE6" w14:textId="77777777" w:rsidR="00BA3934" w:rsidRPr="005E1059" w:rsidRDefault="00BA3934" w:rsidP="00BA3934">
      <w:pPr>
        <w:ind w:left="2160" w:firstLine="720"/>
        <w:rPr>
          <w:rFonts w:ascii="Times New Roman" w:eastAsia="Times New Roman" w:hAnsi="Times New Roman" w:cs="Times New Roman"/>
          <w:color w:val="70AD47" w:themeColor="accent6"/>
        </w:rPr>
      </w:pPr>
      <w:r w:rsidRPr="005E1059">
        <w:rPr>
          <w:noProof/>
        </w:rPr>
        <w:drawing>
          <wp:inline distT="0" distB="0" distL="0" distR="0" wp14:anchorId="39DB0652" wp14:editId="228E5886">
            <wp:extent cx="4130703" cy="3638196"/>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38397" cy="3644973"/>
                    </a:xfrm>
                    <a:prstGeom prst="rect">
                      <a:avLst/>
                    </a:prstGeom>
                  </pic:spPr>
                </pic:pic>
              </a:graphicData>
            </a:graphic>
          </wp:inline>
        </w:drawing>
      </w:r>
    </w:p>
    <w:p w14:paraId="6E1031F8" w14:textId="77777777" w:rsidR="00BA3934" w:rsidRPr="005E1059" w:rsidRDefault="00BA3934" w:rsidP="00BA3934">
      <w:pPr>
        <w:pStyle w:val="ListParagraph"/>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b/>
      </w:r>
      <w:r w:rsidRPr="005E1059">
        <w:rPr>
          <w:rFonts w:ascii="Times New Roman" w:eastAsia="Times New Roman" w:hAnsi="Times New Roman" w:cs="Times New Roman"/>
          <w:sz w:val="24"/>
          <w:szCs w:val="24"/>
        </w:rPr>
        <w:tab/>
      </w:r>
      <w:r w:rsidRPr="005E1059">
        <w:rPr>
          <w:rFonts w:ascii="Times New Roman" w:eastAsia="Times New Roman" w:hAnsi="Times New Roman" w:cs="Times New Roman"/>
          <w:sz w:val="24"/>
          <w:szCs w:val="24"/>
        </w:rPr>
        <w:tab/>
      </w:r>
    </w:p>
    <w:p w14:paraId="7E59F8DE" w14:textId="77777777" w:rsidR="00BA3934" w:rsidRPr="005E1059" w:rsidRDefault="00BA3934" w:rsidP="00BA3934">
      <w:pPr>
        <w:ind w:left="2160" w:firstLine="720"/>
        <w:rPr>
          <w:rFonts w:ascii="Times New Roman" w:eastAsia="Times New Roman" w:hAnsi="Times New Roman" w:cs="Times New Roman"/>
          <w:i/>
          <w:iCs/>
          <w:color w:val="70AD47" w:themeColor="accent6"/>
        </w:rPr>
      </w:pPr>
      <w:r w:rsidRPr="005E1059">
        <w:rPr>
          <w:rFonts w:ascii="Times New Roman" w:eastAsia="Times New Roman" w:hAnsi="Times New Roman" w:cs="Times New Roman"/>
          <w:i/>
          <w:iCs/>
          <w:color w:val="70AD47" w:themeColor="accent6"/>
        </w:rPr>
        <w:t>Output</w:t>
      </w:r>
    </w:p>
    <w:p w14:paraId="5CAD4D90"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49E6D343" wp14:editId="37438F3A">
            <wp:extent cx="2767054" cy="2155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9092" cy="2156696"/>
                    </a:xfrm>
                    <a:prstGeom prst="rect">
                      <a:avLst/>
                    </a:prstGeom>
                  </pic:spPr>
                </pic:pic>
              </a:graphicData>
            </a:graphic>
          </wp:inline>
        </w:drawing>
      </w:r>
    </w:p>
    <w:p w14:paraId="7F858352"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For the second model, I included the interactions between danceability and energy, and interactions between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xml:space="preserve"> and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w:t>
      </w:r>
    </w:p>
    <w:p w14:paraId="400BE437" w14:textId="77777777" w:rsidR="00BA3934" w:rsidRPr="005E1059" w:rsidRDefault="00BA3934" w:rsidP="00BA3934">
      <w:pPr>
        <w:ind w:left="2880"/>
        <w:rPr>
          <w:rFonts w:ascii="Times New Roman" w:eastAsia="Times New Roman" w:hAnsi="Times New Roman" w:cs="Times New Roman"/>
        </w:rPr>
      </w:pPr>
    </w:p>
    <w:p w14:paraId="233EDC89" w14:textId="77777777" w:rsidR="00BA3934" w:rsidRPr="005E1059" w:rsidRDefault="00BA3934" w:rsidP="00BA3934">
      <w:pPr>
        <w:ind w:left="2880"/>
        <w:rPr>
          <w:rFonts w:ascii="Times New Roman" w:eastAsia="Times New Roman" w:hAnsi="Times New Roman" w:cs="Times New Roman"/>
          <w:i/>
          <w:iCs/>
          <w:color w:val="70AD47" w:themeColor="accent6"/>
        </w:rPr>
      </w:pPr>
      <w:r w:rsidRPr="005E1059">
        <w:rPr>
          <w:rFonts w:ascii="Times New Roman" w:eastAsia="Times New Roman" w:hAnsi="Times New Roman" w:cs="Times New Roman"/>
          <w:i/>
          <w:iCs/>
          <w:color w:val="70AD47" w:themeColor="accent6"/>
        </w:rPr>
        <w:t>Code</w:t>
      </w:r>
    </w:p>
    <w:p w14:paraId="3D9F4358" w14:textId="77777777" w:rsidR="00BA3934" w:rsidRPr="005E1059" w:rsidRDefault="00BA3934" w:rsidP="00BA3934">
      <w:pPr>
        <w:ind w:left="2880"/>
        <w:rPr>
          <w:rFonts w:ascii="Times New Roman" w:eastAsia="Times New Roman" w:hAnsi="Times New Roman" w:cs="Times New Roman"/>
          <w:color w:val="70AD47" w:themeColor="accent6"/>
        </w:rPr>
      </w:pPr>
      <w:r w:rsidRPr="005E1059">
        <w:rPr>
          <w:noProof/>
        </w:rPr>
        <w:lastRenderedPageBreak/>
        <w:drawing>
          <wp:inline distT="0" distB="0" distL="0" distR="0" wp14:anchorId="35DA6E66" wp14:editId="17CA2017">
            <wp:extent cx="4120985" cy="36635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2636" cy="3673896"/>
                    </a:xfrm>
                    <a:prstGeom prst="rect">
                      <a:avLst/>
                    </a:prstGeom>
                  </pic:spPr>
                </pic:pic>
              </a:graphicData>
            </a:graphic>
          </wp:inline>
        </w:drawing>
      </w:r>
    </w:p>
    <w:p w14:paraId="21E75D10" w14:textId="77777777" w:rsidR="00BA3934" w:rsidRPr="005E1059" w:rsidRDefault="00BA3934" w:rsidP="00BA3934">
      <w:pPr>
        <w:ind w:left="2880"/>
        <w:rPr>
          <w:rFonts w:ascii="Times New Roman" w:eastAsia="Times New Roman" w:hAnsi="Times New Roman" w:cs="Times New Roman"/>
          <w:i/>
          <w:iCs/>
          <w:color w:val="70AD47" w:themeColor="accent6"/>
        </w:rPr>
      </w:pPr>
    </w:p>
    <w:p w14:paraId="43E9FD56" w14:textId="77777777" w:rsidR="00BA3934" w:rsidRPr="005E1059" w:rsidRDefault="00BA3934" w:rsidP="00BA3934">
      <w:pPr>
        <w:ind w:left="2880"/>
        <w:rPr>
          <w:rFonts w:ascii="Times New Roman" w:eastAsia="Times New Roman" w:hAnsi="Times New Roman" w:cs="Times New Roman"/>
          <w:i/>
          <w:iCs/>
          <w:color w:val="70AD47" w:themeColor="accent6"/>
        </w:rPr>
      </w:pPr>
      <w:r w:rsidRPr="005E1059">
        <w:rPr>
          <w:rFonts w:ascii="Times New Roman" w:eastAsia="Times New Roman" w:hAnsi="Times New Roman" w:cs="Times New Roman"/>
          <w:i/>
          <w:iCs/>
          <w:color w:val="70AD47" w:themeColor="accent6"/>
        </w:rPr>
        <w:t>Output</w:t>
      </w:r>
    </w:p>
    <w:p w14:paraId="02A8B3DF" w14:textId="77777777" w:rsidR="00BA3934" w:rsidRPr="005E1059" w:rsidRDefault="00BA3934" w:rsidP="00BA3934">
      <w:pPr>
        <w:rPr>
          <w:rFonts w:ascii="Times New Roman" w:eastAsia="Times New Roman" w:hAnsi="Times New Roman" w:cs="Times New Roman"/>
        </w:rPr>
      </w:pPr>
      <w:r w:rsidRPr="005E1059">
        <w:rPr>
          <w:rFonts w:ascii="Times New Roman" w:eastAsia="Times New Roman" w:hAnsi="Times New Roman" w:cs="Times New Roman"/>
        </w:rPr>
        <w:tab/>
      </w:r>
      <w:r w:rsidRPr="005E1059">
        <w:rPr>
          <w:rFonts w:ascii="Times New Roman" w:eastAsia="Times New Roman" w:hAnsi="Times New Roman" w:cs="Times New Roman"/>
        </w:rPr>
        <w:tab/>
      </w:r>
      <w:r w:rsidRPr="005E1059">
        <w:rPr>
          <w:rFonts w:ascii="Times New Roman" w:eastAsia="Times New Roman" w:hAnsi="Times New Roman" w:cs="Times New Roman"/>
        </w:rPr>
        <w:tab/>
      </w:r>
      <w:r w:rsidRPr="005E1059">
        <w:rPr>
          <w:rFonts w:ascii="Times New Roman" w:eastAsia="Times New Roman" w:hAnsi="Times New Roman" w:cs="Times New Roman"/>
        </w:rPr>
        <w:tab/>
      </w:r>
      <w:r w:rsidRPr="005E1059">
        <w:rPr>
          <w:noProof/>
        </w:rPr>
        <w:drawing>
          <wp:inline distT="0" distB="0" distL="0" distR="0" wp14:anchorId="403DCE73" wp14:editId="1E25DF2E">
            <wp:extent cx="2505694" cy="192430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0292" cy="1927838"/>
                    </a:xfrm>
                    <a:prstGeom prst="rect">
                      <a:avLst/>
                    </a:prstGeom>
                  </pic:spPr>
                </pic:pic>
              </a:graphicData>
            </a:graphic>
          </wp:inline>
        </w:drawing>
      </w:r>
    </w:p>
    <w:p w14:paraId="1D092D82" w14:textId="77777777" w:rsidR="00BA3934" w:rsidRPr="005E1059" w:rsidRDefault="00BA3934" w:rsidP="00BA3934">
      <w:pPr>
        <w:rPr>
          <w:rFonts w:ascii="Times New Roman" w:eastAsia="Times New Roman" w:hAnsi="Times New Roman" w:cs="Times New Roman"/>
        </w:rPr>
      </w:pPr>
    </w:p>
    <w:p w14:paraId="04239040"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Unfortunately, as presented in the above two output screenshots, neither of the revised model have a lower RMSE compared to the simple linear regression model. I will stick to the simple linear regression model.</w:t>
      </w:r>
    </w:p>
    <w:p w14:paraId="63619E52"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33039D09" w14:textId="77777777" w:rsidR="00BA3934" w:rsidRPr="005E1059" w:rsidRDefault="00BA3934" w:rsidP="00BA3934">
      <w:pPr>
        <w:rPr>
          <w:rFonts w:ascii="Times New Roman" w:eastAsia="Times New Roman" w:hAnsi="Times New Roman" w:cs="Times New Roman"/>
        </w:rPr>
      </w:pPr>
    </w:p>
    <w:p w14:paraId="2CAC35AB"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Collaborative filtering method</w:t>
      </w:r>
    </w:p>
    <w:p w14:paraId="65939AF7" w14:textId="77777777" w:rsidR="00BA3934" w:rsidRPr="005E1059" w:rsidRDefault="00BA3934" w:rsidP="00BA3934">
      <w:pPr>
        <w:pStyle w:val="ListParagraph"/>
        <w:spacing w:after="0"/>
        <w:rPr>
          <w:rFonts w:ascii="Times New Roman" w:eastAsia="Times New Roman" w:hAnsi="Times New Roman" w:cs="Times New Roman"/>
          <w:sz w:val="24"/>
          <w:szCs w:val="24"/>
        </w:rPr>
      </w:pPr>
    </w:p>
    <w:p w14:paraId="6AACD842" w14:textId="77777777" w:rsidR="00BA3934" w:rsidRPr="005E1059" w:rsidRDefault="00BA3934" w:rsidP="00BA3934">
      <w:pPr>
        <w:pStyle w:val="ListParagraph"/>
        <w:numPr>
          <w:ilvl w:val="1"/>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Similarity Metrics </w:t>
      </w:r>
    </w:p>
    <w:p w14:paraId="03F156B7"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5C984BD2"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59A1B0F9"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In terms of the similarity metrics, for Euclidean Distance, the parameter that can be adjusted is the "p" value. By default, p=2, which means that the standard Euclidean Distance is used. However, we can set p=1 to use Manhattan Distance. I revised my code and produced the following output.</w:t>
      </w:r>
    </w:p>
    <w:p w14:paraId="2B0F19B3" w14:textId="77777777" w:rsidR="00BA3934" w:rsidRPr="005E1059" w:rsidRDefault="00BA3934" w:rsidP="00BA3934">
      <w:pPr>
        <w:ind w:left="2160" w:firstLine="720"/>
        <w:rPr>
          <w:rFonts w:ascii="Times New Roman" w:eastAsia="Times New Roman" w:hAnsi="Times New Roman" w:cs="Times New Roman"/>
          <w:i/>
          <w:iCs/>
          <w:color w:val="70AD47" w:themeColor="accent6"/>
        </w:rPr>
      </w:pPr>
    </w:p>
    <w:p w14:paraId="7D59A850" w14:textId="77777777" w:rsidR="00BA3934" w:rsidRPr="005E1059" w:rsidRDefault="00BA3934" w:rsidP="00BA3934">
      <w:pPr>
        <w:ind w:left="2160" w:firstLine="720"/>
        <w:rPr>
          <w:rFonts w:ascii="Times New Roman" w:eastAsia="Times New Roman" w:hAnsi="Times New Roman" w:cs="Times New Roman"/>
          <w:i/>
          <w:iCs/>
          <w:color w:val="70AD47" w:themeColor="accent6"/>
        </w:rPr>
      </w:pPr>
      <w:r w:rsidRPr="005E1059">
        <w:rPr>
          <w:rFonts w:ascii="Times New Roman" w:eastAsia="Times New Roman" w:hAnsi="Times New Roman" w:cs="Times New Roman"/>
          <w:i/>
          <w:iCs/>
          <w:color w:val="70AD47" w:themeColor="accent6"/>
        </w:rPr>
        <w:t>Code</w:t>
      </w:r>
    </w:p>
    <w:p w14:paraId="739AFF6B" w14:textId="77777777" w:rsidR="00BA3934" w:rsidRPr="005E1059" w:rsidRDefault="00BA3934" w:rsidP="00BA3934">
      <w:pPr>
        <w:ind w:left="2160" w:firstLine="720"/>
        <w:rPr>
          <w:rFonts w:ascii="Times New Roman" w:eastAsia="Times New Roman" w:hAnsi="Times New Roman" w:cs="Times New Roman"/>
          <w:i/>
          <w:iCs/>
          <w:color w:val="70AD47" w:themeColor="accent6"/>
        </w:rPr>
      </w:pPr>
      <w:r w:rsidRPr="005E1059">
        <w:rPr>
          <w:noProof/>
        </w:rPr>
        <w:drawing>
          <wp:inline distT="0" distB="0" distL="0" distR="0" wp14:anchorId="2DEFB38A" wp14:editId="5FC78814">
            <wp:extent cx="4120738" cy="2623889"/>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6013" cy="2639983"/>
                    </a:xfrm>
                    <a:prstGeom prst="rect">
                      <a:avLst/>
                    </a:prstGeom>
                  </pic:spPr>
                </pic:pic>
              </a:graphicData>
            </a:graphic>
          </wp:inline>
        </w:drawing>
      </w:r>
    </w:p>
    <w:p w14:paraId="1C459D8A" w14:textId="77777777" w:rsidR="00BA3934" w:rsidRPr="005E1059" w:rsidRDefault="00BA3934" w:rsidP="00BA3934">
      <w:pPr>
        <w:ind w:left="2160" w:firstLine="720"/>
        <w:rPr>
          <w:rFonts w:ascii="Times New Roman" w:eastAsia="Times New Roman" w:hAnsi="Times New Roman" w:cs="Times New Roman"/>
          <w:i/>
          <w:iCs/>
          <w:color w:val="70AD47" w:themeColor="accent6"/>
        </w:rPr>
      </w:pPr>
      <w:r w:rsidRPr="005E1059">
        <w:rPr>
          <w:rFonts w:ascii="Times New Roman" w:eastAsia="Times New Roman" w:hAnsi="Times New Roman" w:cs="Times New Roman"/>
          <w:i/>
          <w:iCs/>
          <w:color w:val="70AD47" w:themeColor="accent6"/>
        </w:rPr>
        <w:t xml:space="preserve">                                                </w:t>
      </w:r>
    </w:p>
    <w:p w14:paraId="35B97FBD" w14:textId="77777777" w:rsidR="00BA3934" w:rsidRPr="005E1059" w:rsidRDefault="00BA3934" w:rsidP="00BA3934">
      <w:pPr>
        <w:ind w:left="2160" w:firstLine="720"/>
        <w:rPr>
          <w:rFonts w:ascii="Times New Roman" w:eastAsia="Times New Roman" w:hAnsi="Times New Roman" w:cs="Times New Roman"/>
          <w:i/>
          <w:iCs/>
          <w:color w:val="70AD47" w:themeColor="accent6"/>
        </w:rPr>
      </w:pPr>
      <w:r w:rsidRPr="005E1059">
        <w:rPr>
          <w:rFonts w:ascii="Times New Roman" w:eastAsia="Times New Roman" w:hAnsi="Times New Roman" w:cs="Times New Roman"/>
          <w:i/>
          <w:iCs/>
          <w:color w:val="70AD47" w:themeColor="accent6"/>
        </w:rPr>
        <w:t>Output</w:t>
      </w:r>
    </w:p>
    <w:p w14:paraId="28664FE0"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04BC4408" wp14:editId="458A9570">
            <wp:extent cx="2283555" cy="168672"/>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3026" cy="183406"/>
                    </a:xfrm>
                    <a:prstGeom prst="rect">
                      <a:avLst/>
                    </a:prstGeom>
                  </pic:spPr>
                </pic:pic>
              </a:graphicData>
            </a:graphic>
          </wp:inline>
        </w:drawing>
      </w:r>
    </w:p>
    <w:p w14:paraId="78131286"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noProof/>
          <w:sz w:val="24"/>
          <w:szCs w:val="24"/>
        </w:rPr>
        <w:drawing>
          <wp:inline distT="0" distB="0" distL="0" distR="0" wp14:anchorId="7093BBCE" wp14:editId="6E98D108">
            <wp:extent cx="919595" cy="92354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44110" cy="948162"/>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77982234" wp14:editId="2265204D">
            <wp:extent cx="1325147" cy="926814"/>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9134" cy="957579"/>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1C94E3BF" wp14:editId="16F1CB97">
            <wp:extent cx="1183342" cy="92695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33468" cy="966218"/>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551C11FB" wp14:editId="30EAB7E1">
            <wp:extent cx="1126601" cy="83963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47859" cy="855479"/>
                    </a:xfrm>
                    <a:prstGeom prst="rect">
                      <a:avLst/>
                    </a:prstGeom>
                  </pic:spPr>
                </pic:pic>
              </a:graphicData>
            </a:graphic>
          </wp:inline>
        </w:drawing>
      </w:r>
      <w:r w:rsidRPr="005E1059">
        <w:rPr>
          <w:noProof/>
          <w:sz w:val="24"/>
          <w:szCs w:val="24"/>
        </w:rPr>
        <w:t xml:space="preserve">         </w:t>
      </w:r>
      <w:r w:rsidRPr="005E1059">
        <w:rPr>
          <w:noProof/>
          <w:sz w:val="24"/>
          <w:szCs w:val="24"/>
        </w:rPr>
        <w:drawing>
          <wp:inline distT="0" distB="0" distL="0" distR="0" wp14:anchorId="379D0995" wp14:editId="1E85609D">
            <wp:extent cx="1765232" cy="837493"/>
            <wp:effectExtent l="0" t="0" r="698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9063" cy="858288"/>
                    </a:xfrm>
                    <a:prstGeom prst="rect">
                      <a:avLst/>
                    </a:prstGeom>
                  </pic:spPr>
                </pic:pic>
              </a:graphicData>
            </a:graphic>
          </wp:inline>
        </w:drawing>
      </w:r>
    </w:p>
    <w:p w14:paraId="0EBA89D5"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25465A44"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i/>
          <w:iCs/>
          <w:sz w:val="24"/>
          <w:szCs w:val="24"/>
        </w:rPr>
        <w:t>Stepping Into Tomorrow</w:t>
      </w:r>
      <w:r w:rsidRPr="005E1059">
        <w:rPr>
          <w:rFonts w:ascii="Times New Roman" w:eastAsia="Times New Roman" w:hAnsi="Times New Roman" w:cs="Times New Roman"/>
          <w:sz w:val="24"/>
          <w:szCs w:val="24"/>
        </w:rPr>
        <w:t xml:space="preserve"> has been replaced by </w:t>
      </w:r>
      <w:r w:rsidRPr="005E1059">
        <w:rPr>
          <w:rFonts w:ascii="Times New Roman" w:eastAsia="Times New Roman" w:hAnsi="Times New Roman" w:cs="Times New Roman"/>
          <w:i/>
          <w:iCs/>
          <w:sz w:val="24"/>
          <w:szCs w:val="24"/>
        </w:rPr>
        <w:t>When I say I do</w:t>
      </w:r>
      <w:r w:rsidRPr="005E1059">
        <w:rPr>
          <w:rFonts w:ascii="Times New Roman" w:eastAsia="Times New Roman" w:hAnsi="Times New Roman" w:cs="Times New Roman"/>
          <w:sz w:val="24"/>
          <w:szCs w:val="24"/>
        </w:rPr>
        <w:t xml:space="preserve"> when I used Manhattan distance. Apart from that, all other four songs remain the same. However, I am hesitant to revise the parameter settings in this way, as it seems to involve changing the metric itself rather than adjusting the parameters of the current metric.</w:t>
      </w:r>
    </w:p>
    <w:p w14:paraId="1701AAC9" w14:textId="77777777" w:rsidR="00BA3934" w:rsidRPr="005E1059" w:rsidRDefault="00BA3934" w:rsidP="00BA3934">
      <w:pPr>
        <w:rPr>
          <w:rFonts w:ascii="Times New Roman" w:eastAsia="Times New Roman" w:hAnsi="Times New Roman" w:cs="Times New Roman"/>
        </w:rPr>
      </w:pPr>
    </w:p>
    <w:p w14:paraId="3601B0D2" w14:textId="77777777" w:rsidR="00BA3934" w:rsidRPr="005E1059" w:rsidRDefault="00BA3934" w:rsidP="00BA3934">
      <w:pPr>
        <w:pStyle w:val="ListParagraph"/>
        <w:numPr>
          <w:ilvl w:val="2"/>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79E92CEC" w14:textId="77777777" w:rsidR="00BA3934" w:rsidRPr="005E1059" w:rsidRDefault="00BA3934" w:rsidP="00BA3934">
      <w:pPr>
        <w:pStyle w:val="ListParagraph"/>
        <w:numPr>
          <w:ilvl w:val="3"/>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For Cosine Similarity, there are no specific parameters to adjust. However, the similarity measure can be affected by preprocessing </w:t>
      </w:r>
      <w:r w:rsidRPr="005E1059">
        <w:rPr>
          <w:rFonts w:ascii="Times New Roman" w:eastAsia="Times New Roman" w:hAnsi="Times New Roman" w:cs="Times New Roman"/>
          <w:sz w:val="24"/>
          <w:szCs w:val="24"/>
        </w:rPr>
        <w:lastRenderedPageBreak/>
        <w:t>steps such as scaling or normalization of the features. I believe I have already scaled the audio features so there should be no more adjustment in my case.</w:t>
      </w:r>
    </w:p>
    <w:p w14:paraId="016D4243" w14:textId="77777777" w:rsidR="00BA3934" w:rsidRPr="005E1059" w:rsidRDefault="00BA3934" w:rsidP="00BA3934">
      <w:pPr>
        <w:rPr>
          <w:rFonts w:ascii="Times New Roman" w:eastAsia="Times New Roman" w:hAnsi="Times New Roman" w:cs="Times New Roman"/>
        </w:rPr>
      </w:pPr>
    </w:p>
    <w:p w14:paraId="5793C6CD" w14:textId="77777777" w:rsidR="00BA3934" w:rsidRPr="005D76E4" w:rsidRDefault="00BA3934" w:rsidP="00BA3934">
      <w:pPr>
        <w:rPr>
          <w:rFonts w:ascii="Times New Roman" w:eastAsia="Times New Roman" w:hAnsi="Times New Roman" w:cs="Times New Roman"/>
        </w:rPr>
      </w:pPr>
      <w:r>
        <w:rPr>
          <w:rFonts w:ascii="Times New Roman" w:eastAsia="Times New Roman" w:hAnsi="Times New Roman" w:cs="Times New Roman"/>
        </w:rPr>
        <w:t>As this assignment involves a significant amount of data modeling, I included the code script for your reference in submission.</w:t>
      </w:r>
    </w:p>
    <w:p w14:paraId="0BA14AB8" w14:textId="1771132E" w:rsidR="00BA3934" w:rsidRDefault="00BA3934" w:rsidP="00BA3934"/>
    <w:p w14:paraId="6C23687E" w14:textId="77777777" w:rsidR="00BA3934" w:rsidRPr="005E1059" w:rsidRDefault="00BA3934" w:rsidP="005E1059">
      <w:pPr>
        <w:pStyle w:val="Heading1"/>
        <w:rPr>
          <w:rFonts w:ascii="Times New Roman" w:hAnsi="Times New Roman" w:cs="Times New Roman"/>
          <w:b/>
          <w:bCs/>
          <w:color w:val="5B9BD5" w:themeColor="accent5"/>
          <w:sz w:val="24"/>
          <w:szCs w:val="24"/>
        </w:rPr>
      </w:pPr>
      <w:del w:id="264" w:author="Lin, Madeline" w:date="2023-04-07T22:51:00Z">
        <w:r w:rsidRPr="005E1059" w:rsidDel="00481914">
          <w:rPr>
            <w:rFonts w:ascii="Times New Roman" w:hAnsi="Times New Roman" w:cs="Times New Roman"/>
            <w:b/>
            <w:bCs/>
            <w:color w:val="5B9BD5" w:themeColor="accent5"/>
            <w:sz w:val="24"/>
            <w:szCs w:val="24"/>
          </w:rPr>
          <w:delText xml:space="preserve">CS703 </w:delText>
        </w:r>
      </w:del>
      <w:r w:rsidRPr="005E1059">
        <w:rPr>
          <w:rFonts w:ascii="Times New Roman" w:hAnsi="Times New Roman" w:cs="Times New Roman"/>
          <w:b/>
          <w:bCs/>
          <w:color w:val="5B9BD5" w:themeColor="accent5"/>
          <w:sz w:val="24"/>
          <w:szCs w:val="24"/>
        </w:rPr>
        <w:t>5.0 Modeling Evaluation</w:t>
      </w:r>
    </w:p>
    <w:p w14:paraId="256C9286" w14:textId="6979AB2C" w:rsidR="00BA3934" w:rsidRPr="00481914" w:rsidDel="00481914" w:rsidRDefault="00BA3934">
      <w:pPr>
        <w:pStyle w:val="Heading2"/>
        <w:rPr>
          <w:del w:id="265" w:author="Lin, Madeline" w:date="2023-04-07T22:51:00Z"/>
          <w:rFonts w:ascii="Times New Roman" w:hAnsi="Times New Roman" w:cs="Times New Roman"/>
          <w:b/>
          <w:bCs/>
          <w:color w:val="70AD47" w:themeColor="accent6"/>
          <w:rPrChange w:id="266" w:author="Lin, Madeline" w:date="2023-04-07T22:51:00Z">
            <w:rPr>
              <w:del w:id="267" w:author="Lin, Madeline" w:date="2023-04-07T22:51:00Z"/>
              <w:rFonts w:ascii="Times New Roman" w:eastAsia="Times New Roman" w:hAnsi="Times New Roman" w:cs="Times New Roman"/>
            </w:rPr>
          </w:rPrChange>
        </w:rPr>
        <w:pPrChange w:id="268" w:author="Lin, Madeline" w:date="2023-04-07T22:51:00Z">
          <w:pPr>
            <w:jc w:val="center"/>
          </w:pPr>
        </w:pPrChange>
      </w:pPr>
      <w:del w:id="269" w:author="Lin, Madeline" w:date="2023-04-07T22:51:00Z">
        <w:r w:rsidRPr="00481914" w:rsidDel="00481914">
          <w:rPr>
            <w:rFonts w:ascii="Times New Roman" w:hAnsi="Times New Roman" w:cs="Times New Roman"/>
            <w:b/>
            <w:bCs/>
            <w:color w:val="70AD47" w:themeColor="accent6"/>
            <w:rPrChange w:id="270" w:author="Lin, Madeline" w:date="2023-04-07T22:51:00Z">
              <w:rPr>
                <w:rFonts w:ascii="Times New Roman" w:eastAsia="Times New Roman" w:hAnsi="Times New Roman" w:cs="Times New Roman"/>
                <w:b/>
                <w:bCs/>
                <w:color w:val="000000"/>
              </w:rPr>
            </w:rPrChange>
          </w:rPr>
          <w:delText>  </w:delText>
        </w:r>
      </w:del>
      <w:r w:rsidRPr="00481914">
        <w:rPr>
          <w:rFonts w:ascii="Times New Roman" w:hAnsi="Times New Roman" w:cs="Times New Roman"/>
          <w:b/>
          <w:bCs/>
          <w:color w:val="70AD47" w:themeColor="accent6"/>
          <w:rPrChange w:id="271" w:author="Lin, Madeline" w:date="2023-04-07T22:51:00Z">
            <w:rPr>
              <w:rFonts w:ascii="Times New Roman" w:eastAsia="Times New Roman" w:hAnsi="Times New Roman" w:cs="Times New Roman"/>
              <w:b/>
              <w:bCs/>
              <w:color w:val="000000"/>
            </w:rPr>
          </w:rPrChange>
        </w:rPr>
        <w:t>  </w:t>
      </w:r>
      <w:del w:id="272" w:author="Lin, Madeline" w:date="2023-04-07T22:51:00Z">
        <w:r w:rsidRPr="00481914" w:rsidDel="00481914">
          <w:rPr>
            <w:rFonts w:ascii="Times New Roman" w:hAnsi="Times New Roman" w:cs="Times New Roman"/>
            <w:b/>
            <w:bCs/>
            <w:color w:val="70AD47" w:themeColor="accent6"/>
            <w:rPrChange w:id="273" w:author="Lin, Madeline" w:date="2023-04-07T22:51:00Z">
              <w:rPr>
                <w:rFonts w:ascii="Times New Roman" w:eastAsia="Times New Roman" w:hAnsi="Times New Roman" w:cs="Times New Roman"/>
                <w:b/>
                <w:bCs/>
                <w:color w:val="000000"/>
              </w:rPr>
            </w:rPrChange>
          </w:rPr>
          <w:delText>                                     </w:delText>
        </w:r>
        <w:r w:rsidRPr="00481914" w:rsidDel="00481914">
          <w:rPr>
            <w:rFonts w:ascii="Times New Roman" w:hAnsi="Times New Roman" w:cs="Times New Roman"/>
            <w:b/>
            <w:bCs/>
            <w:color w:val="70AD47" w:themeColor="accent6"/>
            <w:rPrChange w:id="274" w:author="Lin, Madeline" w:date="2023-04-07T22:51:00Z">
              <w:rPr>
                <w:rFonts w:ascii="Times New Roman" w:eastAsia="Times New Roman" w:hAnsi="Times New Roman" w:cs="Times New Roman"/>
                <w:i/>
                <w:iCs/>
                <w:color w:val="000000"/>
              </w:rPr>
            </w:rPrChange>
          </w:rPr>
          <w:delText>Madeline Lin</w:delText>
        </w:r>
      </w:del>
    </w:p>
    <w:p w14:paraId="513DF61F" w14:textId="77777777" w:rsidR="00BA3934" w:rsidRPr="00481914" w:rsidDel="00481914" w:rsidRDefault="00BA3934">
      <w:pPr>
        <w:pStyle w:val="Heading2"/>
        <w:rPr>
          <w:del w:id="275" w:author="Lin, Madeline" w:date="2023-04-07T22:51:00Z"/>
          <w:rFonts w:ascii="Times New Roman" w:hAnsi="Times New Roman" w:cs="Times New Roman"/>
          <w:b/>
          <w:bCs/>
          <w:color w:val="70AD47" w:themeColor="accent6"/>
          <w:rPrChange w:id="276" w:author="Lin, Madeline" w:date="2023-04-07T22:51:00Z">
            <w:rPr>
              <w:del w:id="277" w:author="Lin, Madeline" w:date="2023-04-07T22:51:00Z"/>
              <w:rFonts w:ascii="Times New Roman" w:eastAsia="Times New Roman" w:hAnsi="Times New Roman" w:cs="Times New Roman"/>
            </w:rPr>
          </w:rPrChange>
        </w:rPr>
        <w:pPrChange w:id="278" w:author="Lin, Madeline" w:date="2023-04-07T22:51:00Z">
          <w:pPr/>
        </w:pPrChange>
      </w:pPr>
      <w:del w:id="279" w:author="Lin, Madeline" w:date="2023-04-07T22:51:00Z">
        <w:r w:rsidRPr="00481914" w:rsidDel="00481914">
          <w:rPr>
            <w:rFonts w:ascii="Times New Roman" w:hAnsi="Times New Roman" w:cs="Times New Roman"/>
            <w:b/>
            <w:bCs/>
            <w:color w:val="70AD47" w:themeColor="accent6"/>
            <w:rPrChange w:id="280" w:author="Lin, Madeline" w:date="2023-04-07T22:51:00Z">
              <w:rPr>
                <w:rFonts w:ascii="Times New Roman" w:eastAsia="Times New Roman" w:hAnsi="Times New Roman" w:cs="Times New Roman"/>
                <w:b/>
                <w:bCs/>
                <w:color w:val="000000"/>
              </w:rPr>
            </w:rPrChange>
          </w:rPr>
          <w:delText> </w:delText>
        </w:r>
      </w:del>
    </w:p>
    <w:p w14:paraId="5117DC20" w14:textId="77777777" w:rsidR="00BA3934" w:rsidRPr="005E1059" w:rsidRDefault="00BA3934" w:rsidP="005E1059">
      <w:del w:id="281" w:author="Lin, Madeline" w:date="2023-04-07T22:51:00Z">
        <w:r w:rsidRPr="005E1059" w:rsidDel="00481914">
          <w:delText> </w:delText>
        </w:r>
      </w:del>
    </w:p>
    <w:p w14:paraId="1B64A1CD"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5.1: Evaluating Results </w:t>
      </w:r>
    </w:p>
    <w:p w14:paraId="7E9FF7B5" w14:textId="77777777" w:rsidR="00BA3934" w:rsidDel="00481914" w:rsidRDefault="00BA3934" w:rsidP="00BA3934">
      <w:pPr>
        <w:rPr>
          <w:del w:id="282" w:author="Lin, Madeline" w:date="2023-04-07T22:51:00Z"/>
          <w:rFonts w:ascii="Times New Roman" w:eastAsia="Times New Roman" w:hAnsi="Times New Roman" w:cs="Times New Roman"/>
          <w:b/>
          <w:bCs/>
          <w:color w:val="70AD47"/>
        </w:rPr>
      </w:pPr>
    </w:p>
    <w:p w14:paraId="59EECA79"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Result Assessment</w:t>
      </w:r>
    </w:p>
    <w:p w14:paraId="38DA5734" w14:textId="77777777" w:rsidR="00BA3934" w:rsidRDefault="00BA3934" w:rsidP="00BA3934">
      <w:pPr>
        <w:rPr>
          <w:rFonts w:ascii="Times New Roman" w:eastAsia="Times New Roman" w:hAnsi="Times New Roman" w:cs="Times New Roman"/>
          <w:b/>
          <w:bCs/>
          <w:color w:val="70AD47"/>
        </w:rPr>
      </w:pPr>
    </w:p>
    <w:p w14:paraId="2B50382A"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As I’ve mentioned in the 4.0 Data Modeling assignment, I would like to reserve the step of manual inspection in the 5.0 Modeling Evaluation assignment.</w:t>
      </w:r>
    </w:p>
    <w:p w14:paraId="3F8767AB" w14:textId="77777777" w:rsidR="00BA3934" w:rsidRDefault="00BA3934" w:rsidP="00BA3934">
      <w:pPr>
        <w:rPr>
          <w:rFonts w:ascii="Times New Roman" w:eastAsia="Times New Roman" w:hAnsi="Times New Roman" w:cs="Times New Roman"/>
        </w:rPr>
      </w:pPr>
    </w:p>
    <w:p w14:paraId="48A0DEBE"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Content-based filtering method</w:t>
      </w:r>
    </w:p>
    <w:p w14:paraId="5E8DEDC6"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p>
    <w:p w14:paraId="05E79B1A" w14:textId="77777777" w:rsidR="00BA3934" w:rsidRPr="005E1059" w:rsidRDefault="00BA3934" w:rsidP="00BA3934">
      <w:pPr>
        <w:pStyle w:val="ListParagraph"/>
        <w:numPr>
          <w:ilvl w:val="0"/>
          <w:numId w:val="3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For content-based filtering method, I will fit the optimal prediction model to the global weekly top 100 songs dataset and add one new column </w:t>
      </w:r>
      <w:proofErr w:type="spellStart"/>
      <w:r w:rsidRPr="005E1059">
        <w:rPr>
          <w:rFonts w:ascii="Times New Roman" w:eastAsia="Times New Roman" w:hAnsi="Times New Roman" w:cs="Times New Roman"/>
          <w:sz w:val="24"/>
          <w:szCs w:val="24"/>
        </w:rPr>
        <w:t>pred_msPlayed</w:t>
      </w:r>
      <w:proofErr w:type="spellEnd"/>
      <w:r w:rsidRPr="005E1059">
        <w:rPr>
          <w:rFonts w:ascii="Times New Roman" w:eastAsia="Times New Roman" w:hAnsi="Times New Roman" w:cs="Times New Roman"/>
          <w:sz w:val="24"/>
          <w:szCs w:val="24"/>
        </w:rPr>
        <w:t xml:space="preserve">. I will choose the top 20 songs with the largest predicted streaming time and listen to them and determine how many songs I want to add to my library. </w:t>
      </w:r>
    </w:p>
    <w:p w14:paraId="2135E394" w14:textId="77777777" w:rsidR="00BA3934" w:rsidRPr="005E1059" w:rsidRDefault="00BA3934" w:rsidP="00BA3934">
      <w:pPr>
        <w:pStyle w:val="ListParagraph"/>
        <w:numPr>
          <w:ilvl w:val="0"/>
          <w:numId w:val="3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optimal prediction model is the simple linear regression model.</w:t>
      </w:r>
    </w:p>
    <w:p w14:paraId="2B6861E9" w14:textId="77777777" w:rsidR="00BA3934" w:rsidRDefault="00BA3934" w:rsidP="00BA3934">
      <w:pPr>
        <w:pStyle w:val="ListParagraph"/>
        <w:spacing w:after="0"/>
        <w:ind w:left="1080"/>
        <w:rPr>
          <w:rFonts w:ascii="Times New Roman" w:eastAsia="Times New Roman" w:hAnsi="Times New Roman" w:cs="Times New Roman"/>
        </w:rPr>
      </w:pPr>
    </w:p>
    <w:p w14:paraId="5E80E383" w14:textId="77777777" w:rsidR="00BA3934" w:rsidRDefault="00BA3934" w:rsidP="00BA3934">
      <w:pPr>
        <w:pStyle w:val="ListParagraph"/>
        <w:spacing w:after="0"/>
        <w:ind w:left="1080"/>
        <w:rPr>
          <w:rFonts w:ascii="Times New Roman" w:eastAsia="Times New Roman" w:hAnsi="Times New Roman" w:cs="Times New Roman"/>
          <w:i/>
          <w:iCs/>
          <w:sz w:val="18"/>
          <w:szCs w:val="18"/>
        </w:rPr>
      </w:pPr>
      <w:r w:rsidRPr="00713F05">
        <w:rPr>
          <w:rFonts w:ascii="Times New Roman" w:eastAsia="Times New Roman" w:hAnsi="Times New Roman" w:cs="Times New Roman"/>
          <w:i/>
          <w:iCs/>
          <w:sz w:val="18"/>
          <w:szCs w:val="18"/>
        </w:rPr>
        <w:t>y =</w:t>
      </w:r>
      <w:r w:rsidRPr="00713F05">
        <w:rPr>
          <w:rFonts w:ascii="Times New Roman" w:eastAsia="Times New Roman" w:hAnsi="Times New Roman" w:cs="Times New Roman"/>
          <w:i/>
          <w:iCs/>
          <w:sz w:val="28"/>
          <w:szCs w:val="28"/>
        </w:rPr>
        <w:t xml:space="preserve"> </w:t>
      </w:r>
      <w:r w:rsidRPr="00713F05">
        <w:rPr>
          <w:rFonts w:ascii="Times New Roman" w:eastAsia="Times New Roman" w:hAnsi="Times New Roman" w:cs="Times New Roman"/>
          <w:i/>
          <w:iCs/>
          <w:sz w:val="18"/>
          <w:szCs w:val="18"/>
        </w:rPr>
        <w:t xml:space="preserve">-3,775,279 + 4,131,844 * danceability + 105,326,200 * energy + 298,014 * key + -2,343,501 * loudness </w:t>
      </w:r>
      <w:r>
        <w:rPr>
          <w:rFonts w:ascii="Times New Roman" w:eastAsia="Times New Roman" w:hAnsi="Times New Roman" w:cs="Times New Roman"/>
          <w:i/>
          <w:iCs/>
          <w:sz w:val="18"/>
          <w:szCs w:val="18"/>
        </w:rPr>
        <w:t xml:space="preserve">-        </w:t>
      </w:r>
    </w:p>
    <w:p w14:paraId="11A4F774" w14:textId="77777777" w:rsidR="00BA3934" w:rsidRDefault="00BA3934" w:rsidP="00BA3934">
      <w:pPr>
        <w:pStyle w:val="ListParagraph"/>
        <w:spacing w:after="0"/>
        <w:ind w:left="1080"/>
        <w:rPr>
          <w:rFonts w:ascii="Times New Roman" w:eastAsia="Times New Roman" w:hAnsi="Times New Roman" w:cs="Times New Roman"/>
          <w:i/>
          <w:iCs/>
          <w:sz w:val="18"/>
          <w:szCs w:val="18"/>
        </w:rPr>
      </w:pPr>
      <w:r>
        <w:rPr>
          <w:rFonts w:ascii="Times New Roman" w:eastAsia="Times New Roman" w:hAnsi="Times New Roman" w:cs="Times New Roman"/>
          <w:i/>
          <w:iCs/>
          <w:sz w:val="18"/>
          <w:szCs w:val="18"/>
        </w:rPr>
        <w:t xml:space="preserve">       </w:t>
      </w:r>
      <w:r w:rsidRPr="00713F05">
        <w:rPr>
          <w:rFonts w:ascii="Times New Roman" w:eastAsia="Times New Roman" w:hAnsi="Times New Roman" w:cs="Times New Roman"/>
          <w:i/>
          <w:iCs/>
          <w:sz w:val="18"/>
          <w:szCs w:val="18"/>
        </w:rPr>
        <w:t>548,063 * mode</w:t>
      </w:r>
      <w:r>
        <w:rPr>
          <w:rFonts w:ascii="Times New Roman" w:eastAsia="Times New Roman" w:hAnsi="Times New Roman" w:cs="Times New Roman"/>
          <w:i/>
          <w:iCs/>
          <w:sz w:val="18"/>
          <w:szCs w:val="18"/>
        </w:rPr>
        <w:t xml:space="preserve"> </w:t>
      </w:r>
      <w:r w:rsidRPr="00713F05">
        <w:rPr>
          <w:rFonts w:ascii="Times New Roman" w:eastAsia="Times New Roman" w:hAnsi="Times New Roman" w:cs="Times New Roman"/>
          <w:i/>
          <w:iCs/>
          <w:sz w:val="18"/>
          <w:szCs w:val="18"/>
        </w:rPr>
        <w:t xml:space="preserve">-10,475,390 * </w:t>
      </w:r>
      <w:proofErr w:type="spellStart"/>
      <w:r w:rsidRPr="00713F05">
        <w:rPr>
          <w:rFonts w:ascii="Times New Roman" w:eastAsia="Times New Roman" w:hAnsi="Times New Roman" w:cs="Times New Roman"/>
          <w:i/>
          <w:iCs/>
          <w:sz w:val="18"/>
          <w:szCs w:val="18"/>
        </w:rPr>
        <w:t>speechiness</w:t>
      </w:r>
      <w:proofErr w:type="spellEnd"/>
      <w:r w:rsidRPr="00713F05">
        <w:rPr>
          <w:rFonts w:ascii="Times New Roman" w:eastAsia="Times New Roman" w:hAnsi="Times New Roman" w:cs="Times New Roman"/>
          <w:i/>
          <w:iCs/>
          <w:sz w:val="18"/>
          <w:szCs w:val="18"/>
        </w:rPr>
        <w:t xml:space="preserve"> -</w:t>
      </w:r>
      <w:r>
        <w:rPr>
          <w:rFonts w:ascii="Times New Roman" w:eastAsia="Times New Roman" w:hAnsi="Times New Roman" w:cs="Times New Roman"/>
          <w:i/>
          <w:iCs/>
          <w:sz w:val="18"/>
          <w:szCs w:val="18"/>
        </w:rPr>
        <w:t xml:space="preserve"> </w:t>
      </w:r>
      <w:r w:rsidRPr="00713F05">
        <w:rPr>
          <w:rFonts w:ascii="Times New Roman" w:eastAsia="Times New Roman" w:hAnsi="Times New Roman" w:cs="Times New Roman"/>
          <w:i/>
          <w:iCs/>
          <w:sz w:val="18"/>
          <w:szCs w:val="18"/>
        </w:rPr>
        <w:t xml:space="preserve">904,630 * </w:t>
      </w:r>
      <w:proofErr w:type="spellStart"/>
      <w:r w:rsidRPr="00713F05">
        <w:rPr>
          <w:rFonts w:ascii="Times New Roman" w:eastAsia="Times New Roman" w:hAnsi="Times New Roman" w:cs="Times New Roman"/>
          <w:i/>
          <w:iCs/>
          <w:sz w:val="18"/>
          <w:szCs w:val="18"/>
        </w:rPr>
        <w:t>acousticness</w:t>
      </w:r>
      <w:proofErr w:type="spellEnd"/>
      <w:r>
        <w:rPr>
          <w:rFonts w:ascii="Times New Roman" w:eastAsia="Times New Roman" w:hAnsi="Times New Roman" w:cs="Times New Roman"/>
          <w:i/>
          <w:iCs/>
          <w:sz w:val="18"/>
          <w:szCs w:val="18"/>
        </w:rPr>
        <w:t xml:space="preserve"> </w:t>
      </w:r>
      <w:r w:rsidRPr="00713F05">
        <w:rPr>
          <w:rFonts w:ascii="Times New Roman" w:eastAsia="Times New Roman" w:hAnsi="Times New Roman" w:cs="Times New Roman"/>
          <w:i/>
          <w:iCs/>
          <w:sz w:val="18"/>
          <w:szCs w:val="18"/>
        </w:rPr>
        <w:t xml:space="preserve">-2,069,824 * </w:t>
      </w:r>
      <w:proofErr w:type="spellStart"/>
      <w:r w:rsidRPr="00713F05">
        <w:rPr>
          <w:rFonts w:ascii="Times New Roman" w:eastAsia="Times New Roman" w:hAnsi="Times New Roman" w:cs="Times New Roman"/>
          <w:i/>
          <w:iCs/>
          <w:sz w:val="18"/>
          <w:szCs w:val="18"/>
        </w:rPr>
        <w:t>instrumentalness</w:t>
      </w:r>
      <w:proofErr w:type="spellEnd"/>
      <w:r w:rsidRPr="00713F05">
        <w:rPr>
          <w:rFonts w:ascii="Times New Roman" w:eastAsia="Times New Roman" w:hAnsi="Times New Roman" w:cs="Times New Roman"/>
          <w:i/>
          <w:iCs/>
          <w:sz w:val="18"/>
          <w:szCs w:val="18"/>
        </w:rPr>
        <w:t xml:space="preserve"> + </w:t>
      </w:r>
    </w:p>
    <w:p w14:paraId="00B5CEF9" w14:textId="77777777" w:rsidR="00BA3934" w:rsidRPr="00713F05" w:rsidRDefault="00BA3934" w:rsidP="00BA3934">
      <w:pPr>
        <w:pStyle w:val="ListParagraph"/>
        <w:spacing w:after="0"/>
        <w:ind w:left="1080"/>
        <w:rPr>
          <w:rFonts w:ascii="Times New Roman" w:eastAsia="Times New Roman" w:hAnsi="Times New Roman" w:cs="Times New Roman"/>
          <w:i/>
          <w:iCs/>
          <w:sz w:val="18"/>
          <w:szCs w:val="18"/>
        </w:rPr>
      </w:pPr>
      <w:r>
        <w:rPr>
          <w:rFonts w:ascii="Times New Roman" w:eastAsia="Times New Roman" w:hAnsi="Times New Roman" w:cs="Times New Roman"/>
          <w:i/>
          <w:iCs/>
          <w:sz w:val="18"/>
          <w:szCs w:val="18"/>
        </w:rPr>
        <w:t xml:space="preserve">       </w:t>
      </w:r>
      <w:r w:rsidRPr="00713F05">
        <w:rPr>
          <w:rFonts w:ascii="Times New Roman" w:eastAsia="Times New Roman" w:hAnsi="Times New Roman" w:cs="Times New Roman"/>
          <w:i/>
          <w:iCs/>
          <w:sz w:val="18"/>
          <w:szCs w:val="18"/>
        </w:rPr>
        <w:t>819,883 * liveness + -5,897,379 * valence + 9,139 * tempo + e</w:t>
      </w:r>
    </w:p>
    <w:p w14:paraId="59D1D1EA"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ab/>
        <w:t xml:space="preserve">    </w:t>
      </w:r>
    </w:p>
    <w:p w14:paraId="616EE555"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used the above formula and calculated the </w:t>
      </w:r>
      <w:proofErr w:type="spellStart"/>
      <w:r w:rsidRPr="005E1059">
        <w:rPr>
          <w:rFonts w:ascii="Times New Roman" w:eastAsia="Times New Roman" w:hAnsi="Times New Roman" w:cs="Times New Roman"/>
          <w:sz w:val="24"/>
          <w:szCs w:val="24"/>
        </w:rPr>
        <w:t>pred_msPlayed</w:t>
      </w:r>
      <w:proofErr w:type="spellEnd"/>
      <w:r w:rsidRPr="005E1059">
        <w:rPr>
          <w:rFonts w:ascii="Times New Roman" w:eastAsia="Times New Roman" w:hAnsi="Times New Roman" w:cs="Times New Roman"/>
          <w:sz w:val="24"/>
          <w:szCs w:val="24"/>
        </w:rPr>
        <w:t xml:space="preserve"> for each track. Then, I sorted in descending order and showed the top 20 songs. Those songs can be regarded as my potential liked songs.</w:t>
      </w:r>
    </w:p>
    <w:p w14:paraId="7660E5B0" w14:textId="77777777" w:rsidR="00BA3934" w:rsidRDefault="00BA3934" w:rsidP="00BA3934">
      <w:pPr>
        <w:pStyle w:val="ListParagraph"/>
        <w:spacing w:after="0"/>
        <w:ind w:left="1080"/>
        <w:rPr>
          <w:rFonts w:ascii="Times New Roman" w:eastAsia="Times New Roman" w:hAnsi="Times New Roman" w:cs="Times New Roman"/>
        </w:rPr>
      </w:pPr>
    </w:p>
    <w:p w14:paraId="7E587BC8" w14:textId="77777777" w:rsidR="00BA3934" w:rsidRDefault="00BA3934" w:rsidP="00BA3934">
      <w:pPr>
        <w:ind w:firstLine="36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Pr="00093A60">
        <w:rPr>
          <w:rFonts w:ascii="Times New Roman" w:eastAsia="Times New Roman" w:hAnsi="Times New Roman" w:cs="Times New Roman"/>
          <w:i/>
          <w:iCs/>
          <w:color w:val="70AD47" w:themeColor="accent6"/>
        </w:rPr>
        <w:t>Code</w:t>
      </w:r>
    </w:p>
    <w:p w14:paraId="44A90F5B" w14:textId="77777777" w:rsidR="00F50830" w:rsidRDefault="00BA3934" w:rsidP="00BA3934">
      <w:pPr>
        <w:ind w:firstLine="360"/>
        <w:rPr>
          <w:ins w:id="283" w:author="Madeline" w:date="2023-04-08T10:45:00Z"/>
          <w:rFonts w:ascii="Times New Roman" w:eastAsia="Times New Roman" w:hAnsi="Times New Roman" w:cs="Times New Roman"/>
          <w:color w:val="70AD47" w:themeColor="accent6"/>
        </w:rPr>
      </w:pPr>
      <w:r>
        <w:rPr>
          <w:rFonts w:ascii="Times New Roman" w:eastAsia="Times New Roman" w:hAnsi="Times New Roman" w:cs="Times New Roman"/>
          <w:i/>
          <w:iCs/>
          <w:color w:val="70AD47" w:themeColor="accent6"/>
        </w:rPr>
        <w:tab/>
        <w:t xml:space="preserve">      </w:t>
      </w:r>
      <w:r>
        <w:rPr>
          <w:rFonts w:ascii="Times New Roman" w:eastAsia="Times New Roman" w:hAnsi="Times New Roman" w:cs="Times New Roman"/>
          <w:color w:val="70AD47" w:themeColor="accent6"/>
        </w:rPr>
        <w:t xml:space="preserve"> </w:t>
      </w:r>
      <w:r>
        <w:rPr>
          <w:noProof/>
        </w:rPr>
        <w:drawing>
          <wp:inline distT="0" distB="0" distL="0" distR="0" wp14:anchorId="52ED1579" wp14:editId="6C5DB7FE">
            <wp:extent cx="5204943" cy="234166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1930" cy="2349310"/>
                    </a:xfrm>
                    <a:prstGeom prst="rect">
                      <a:avLst/>
                    </a:prstGeom>
                  </pic:spPr>
                </pic:pic>
              </a:graphicData>
            </a:graphic>
          </wp:inline>
        </w:drawing>
      </w:r>
      <w:r>
        <w:rPr>
          <w:rFonts w:ascii="Times New Roman" w:eastAsia="Times New Roman" w:hAnsi="Times New Roman" w:cs="Times New Roman"/>
          <w:color w:val="70AD47" w:themeColor="accent6"/>
        </w:rPr>
        <w:t xml:space="preserve">   </w:t>
      </w:r>
    </w:p>
    <w:p w14:paraId="4C2E5A6A" w14:textId="77777777" w:rsidR="00F50830" w:rsidRDefault="00F50830" w:rsidP="00BA3934">
      <w:pPr>
        <w:ind w:firstLine="360"/>
        <w:rPr>
          <w:ins w:id="284" w:author="Madeline" w:date="2023-04-08T10:45:00Z"/>
          <w:rFonts w:ascii="Times New Roman" w:eastAsia="Times New Roman" w:hAnsi="Times New Roman" w:cs="Times New Roman"/>
          <w:color w:val="70AD47" w:themeColor="accent6"/>
        </w:rPr>
      </w:pPr>
    </w:p>
    <w:p w14:paraId="2391A8C2" w14:textId="25EBF14B" w:rsidR="00BA3934" w:rsidRDefault="00F50830" w:rsidP="005E1059">
      <w:pPr>
        <w:ind w:left="1440"/>
        <w:rPr>
          <w:rFonts w:ascii="Times New Roman" w:eastAsia="Times New Roman" w:hAnsi="Times New Roman" w:cs="Times New Roman"/>
          <w:color w:val="70AD47" w:themeColor="accent6"/>
        </w:rPr>
      </w:pPr>
      <w:ins w:id="285" w:author="Madeline" w:date="2023-04-08T10:45:00Z">
        <w:r>
          <w:rPr>
            <w:rFonts w:ascii="Times New Roman" w:eastAsia="Times New Roman" w:hAnsi="Times New Roman" w:cs="Times New Roman"/>
            <w:color w:val="70AD47" w:themeColor="accent6"/>
          </w:rPr>
          <w:lastRenderedPageBreak/>
          <w:tab/>
        </w:r>
        <w:r>
          <w:rPr>
            <w:rFonts w:ascii="Times New Roman" w:eastAsia="Times New Roman" w:hAnsi="Times New Roman" w:cs="Times New Roman"/>
            <w:color w:val="70AD47" w:themeColor="accent6"/>
          </w:rPr>
          <w:tab/>
        </w:r>
      </w:ins>
      <w:ins w:id="286" w:author="Madeline" w:date="2023-04-08T10:46:00Z">
        <w:r>
          <w:rPr>
            <w:rFonts w:ascii="Times New Roman" w:eastAsia="Times New Roman" w:hAnsi="Times New Roman" w:cs="Times New Roman"/>
            <w:color w:val="70AD47" w:themeColor="accent6"/>
          </w:rPr>
          <w:t xml:space="preserve">        </w:t>
        </w:r>
      </w:ins>
      <w:ins w:id="287" w:author="Madeline" w:date="2023-04-08T10:45:00Z">
        <w:r>
          <w:rPr>
            <w:noProof/>
          </w:rPr>
          <w:drawing>
            <wp:inline distT="0" distB="0" distL="0" distR="0" wp14:anchorId="04389DA1" wp14:editId="1751B12A">
              <wp:extent cx="4965895" cy="796347"/>
              <wp:effectExtent l="0" t="0" r="6350" b="381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0355" cy="821117"/>
                      </a:xfrm>
                      <a:prstGeom prst="rect">
                        <a:avLst/>
                      </a:prstGeom>
                    </pic:spPr>
                  </pic:pic>
                </a:graphicData>
              </a:graphic>
            </wp:inline>
          </w:drawing>
        </w:r>
      </w:ins>
      <w:r w:rsidR="00BA3934">
        <w:rPr>
          <w:rFonts w:ascii="Times New Roman" w:eastAsia="Times New Roman" w:hAnsi="Times New Roman" w:cs="Times New Roman"/>
          <w:color w:val="70AD47" w:themeColor="accent6"/>
        </w:rPr>
        <w:t xml:space="preserve">         </w:t>
      </w:r>
    </w:p>
    <w:p w14:paraId="2603F31E" w14:textId="77777777" w:rsidR="00BA3934" w:rsidDel="00F50830" w:rsidRDefault="00BA3934" w:rsidP="00BA3934">
      <w:pPr>
        <w:ind w:firstLine="360"/>
        <w:rPr>
          <w:del w:id="288" w:author="Madeline" w:date="2023-04-08T10:46:00Z"/>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p>
    <w:p w14:paraId="00929B2C" w14:textId="3406442B" w:rsidR="00BA3934" w:rsidRPr="00536668" w:rsidDel="00F50830" w:rsidRDefault="00BA3934">
      <w:pPr>
        <w:rPr>
          <w:del w:id="289" w:author="Madeline" w:date="2023-04-08T10:46:00Z"/>
          <w:rFonts w:ascii="Times New Roman" w:eastAsia="Times New Roman" w:hAnsi="Times New Roman" w:cs="Times New Roman"/>
          <w:color w:val="70AD47" w:themeColor="accent6"/>
        </w:rPr>
        <w:pPrChange w:id="290" w:author="Madeline" w:date="2023-04-08T10:46:00Z">
          <w:pPr>
            <w:ind w:firstLine="360"/>
          </w:pPr>
        </w:pPrChange>
      </w:pPr>
      <w:del w:id="291" w:author="Madeline" w:date="2023-04-08T10:46:00Z">
        <w:r w:rsidDel="00F50830">
          <w:rPr>
            <w:rFonts w:ascii="Times New Roman" w:eastAsia="Times New Roman" w:hAnsi="Times New Roman" w:cs="Times New Roman"/>
            <w:color w:val="70AD47" w:themeColor="accent6"/>
          </w:rPr>
          <w:delText xml:space="preserve">             </w:delText>
        </w:r>
      </w:del>
      <w:del w:id="292" w:author="Madeline" w:date="2023-04-08T10:45:00Z">
        <w:r w:rsidDel="00F50830">
          <w:rPr>
            <w:noProof/>
          </w:rPr>
          <w:drawing>
            <wp:inline distT="0" distB="0" distL="0" distR="0" wp14:anchorId="626880D6" wp14:editId="448325F8">
              <wp:extent cx="5225435" cy="83796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11215" cy="867760"/>
                      </a:xfrm>
                      <a:prstGeom prst="rect">
                        <a:avLst/>
                      </a:prstGeom>
                    </pic:spPr>
                  </pic:pic>
                </a:graphicData>
              </a:graphic>
            </wp:inline>
          </w:drawing>
        </w:r>
      </w:del>
    </w:p>
    <w:p w14:paraId="13578F39" w14:textId="77777777" w:rsidR="00BA3934" w:rsidRDefault="00BA3934" w:rsidP="005E1059">
      <w:pPr>
        <w:ind w:firstLine="360"/>
        <w:rPr>
          <w:rFonts w:ascii="Times New Roman" w:eastAsia="Times New Roman" w:hAnsi="Times New Roman" w:cs="Times New Roman"/>
        </w:rPr>
      </w:pPr>
    </w:p>
    <w:p w14:paraId="211E45F1" w14:textId="77777777" w:rsidR="00BA3934" w:rsidRPr="00EC42DD" w:rsidRDefault="00BA3934" w:rsidP="00BA3934">
      <w:pPr>
        <w:ind w:left="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Pr="00EC42DD">
        <w:rPr>
          <w:rFonts w:ascii="Times New Roman" w:eastAsia="Times New Roman" w:hAnsi="Times New Roman" w:cs="Times New Roman"/>
          <w:i/>
          <w:iCs/>
          <w:color w:val="70AD47" w:themeColor="accent6"/>
        </w:rPr>
        <w:t>Output</w:t>
      </w:r>
    </w:p>
    <w:p w14:paraId="216DF16D"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0FDD4510" wp14:editId="36AF3215">
            <wp:extent cx="1712794" cy="2111281"/>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19071" cy="2119018"/>
                    </a:xfrm>
                    <a:prstGeom prst="rect">
                      <a:avLst/>
                    </a:prstGeom>
                  </pic:spPr>
                </pic:pic>
              </a:graphicData>
            </a:graphic>
          </wp:inline>
        </w:drawing>
      </w:r>
      <w:r w:rsidRPr="009E601B">
        <w:rPr>
          <w:noProof/>
        </w:rPr>
        <w:t xml:space="preserve"> </w:t>
      </w:r>
      <w:r>
        <w:rPr>
          <w:noProof/>
        </w:rPr>
        <w:drawing>
          <wp:inline distT="0" distB="0" distL="0" distR="0" wp14:anchorId="7A211D1A" wp14:editId="6366679A">
            <wp:extent cx="2245057" cy="2166906"/>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0748" cy="2182051"/>
                    </a:xfrm>
                    <a:prstGeom prst="rect">
                      <a:avLst/>
                    </a:prstGeom>
                  </pic:spPr>
                </pic:pic>
              </a:graphicData>
            </a:graphic>
          </wp:inline>
        </w:drawing>
      </w:r>
    </w:p>
    <w:p w14:paraId="11D3ADA4" w14:textId="77777777" w:rsidR="00BA3934" w:rsidRPr="00094F43" w:rsidRDefault="00BA3934" w:rsidP="00BA3934">
      <w:pPr>
        <w:pStyle w:val="ListParagraph"/>
        <w:spacing w:after="0"/>
        <w:ind w:left="1080"/>
        <w:rPr>
          <w:rFonts w:ascii="Times New Roman" w:eastAsia="Times New Roman" w:hAnsi="Times New Roman" w:cs="Times New Roman"/>
          <w:sz w:val="16"/>
          <w:szCs w:val="16"/>
        </w:rPr>
      </w:pPr>
      <w:r w:rsidRPr="00094F43">
        <w:rPr>
          <w:rFonts w:ascii="Times New Roman" w:eastAsia="Times New Roman" w:hAnsi="Times New Roman" w:cs="Times New Roman"/>
          <w:sz w:val="16"/>
          <w:szCs w:val="16"/>
        </w:rPr>
        <w:t>*</w:t>
      </w:r>
      <w:r>
        <w:rPr>
          <w:rFonts w:ascii="Times New Roman" w:eastAsia="Times New Roman" w:hAnsi="Times New Roman" w:cs="Times New Roman"/>
          <w:sz w:val="16"/>
          <w:szCs w:val="16"/>
        </w:rPr>
        <w:t xml:space="preserve">I added an additional song because </w:t>
      </w:r>
      <w:r w:rsidRPr="001741EB">
        <w:rPr>
          <w:rFonts w:ascii="Times New Roman" w:eastAsia="Times New Roman" w:hAnsi="Times New Roman" w:cs="Times New Roman"/>
          <w:i/>
          <w:iCs/>
          <w:sz w:val="16"/>
          <w:szCs w:val="16"/>
        </w:rPr>
        <w:t>Calm Down</w:t>
      </w:r>
      <w:r>
        <w:rPr>
          <w:rFonts w:ascii="Times New Roman" w:eastAsia="Times New Roman" w:hAnsi="Times New Roman" w:cs="Times New Roman"/>
          <w:sz w:val="16"/>
          <w:szCs w:val="16"/>
        </w:rPr>
        <w:t xml:space="preserve"> appeared twice. </w:t>
      </w:r>
    </w:p>
    <w:p w14:paraId="00B92FE8" w14:textId="77777777" w:rsidR="00BA3934" w:rsidRDefault="00BA3934" w:rsidP="00BA3934">
      <w:pPr>
        <w:pStyle w:val="ListParagraph"/>
        <w:spacing w:after="0"/>
        <w:ind w:left="1080"/>
        <w:rPr>
          <w:rFonts w:ascii="Times New Roman" w:eastAsia="Times New Roman" w:hAnsi="Times New Roman" w:cs="Times New Roman"/>
        </w:rPr>
      </w:pPr>
    </w:p>
    <w:p w14:paraId="5B6F7F67" w14:textId="77777777" w:rsidR="00BA3934" w:rsidRPr="005E1059" w:rsidRDefault="00BA3934" w:rsidP="00BA3934">
      <w:pPr>
        <w:pStyle w:val="ListParagraph"/>
        <w:numPr>
          <w:ilvl w:val="0"/>
          <w:numId w:val="3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Based on the simple linear regression model, the 20 songs shown above are identified to be my potential liked songs. To determine whether each song is a good fit for my music library, I listened to each one, rated it on a scale from 1 to 10 (where 1 means I do not like it at all, 5 means I am okay with it, 10 means I really like it), and indicated whether I would like to add it to my library. </w:t>
      </w:r>
    </w:p>
    <w:p w14:paraId="5F7789BE" w14:textId="77777777" w:rsidR="00BA3934" w:rsidRDefault="00BA3934" w:rsidP="00BA3934">
      <w:pPr>
        <w:pStyle w:val="ListParagraph"/>
        <w:spacing w:after="0"/>
        <w:ind w:left="1080"/>
        <w:rPr>
          <w:rFonts w:ascii="Times New Roman" w:eastAsia="Times New Roman" w:hAnsi="Times New Roman" w:cs="Times New Roman"/>
        </w:rPr>
      </w:pPr>
    </w:p>
    <w:tbl>
      <w:tblPr>
        <w:tblStyle w:val="GridTable4-Accent6"/>
        <w:tblW w:w="8280" w:type="dxa"/>
        <w:tblInd w:w="1075" w:type="dxa"/>
        <w:tblLayout w:type="fixed"/>
        <w:tblLook w:val="04A0" w:firstRow="1" w:lastRow="0" w:firstColumn="1" w:lastColumn="0" w:noHBand="0" w:noVBand="1"/>
      </w:tblPr>
      <w:tblGrid>
        <w:gridCol w:w="802"/>
        <w:gridCol w:w="2618"/>
        <w:gridCol w:w="2070"/>
        <w:gridCol w:w="720"/>
        <w:gridCol w:w="2070"/>
      </w:tblGrid>
      <w:tr w:rsidR="00BA3934" w:rsidRPr="00AC7D67" w14:paraId="7672B59B"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07EC1A44" w14:textId="77777777" w:rsidR="00BA3934" w:rsidRPr="00AC7D67" w:rsidRDefault="00BA3934" w:rsidP="00D95754">
            <w:pPr>
              <w:rPr>
                <w:rFonts w:ascii="Times New Roman" w:eastAsia="Times New Roman" w:hAnsi="Times New Roman" w:cs="Times New Roman"/>
                <w:color w:val="000000"/>
                <w:sz w:val="14"/>
                <w:szCs w:val="14"/>
              </w:rPr>
            </w:pPr>
          </w:p>
        </w:tc>
        <w:tc>
          <w:tcPr>
            <w:tcW w:w="2618" w:type="dxa"/>
          </w:tcPr>
          <w:p w14:paraId="07B846D3"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070" w:type="dxa"/>
          </w:tcPr>
          <w:p w14:paraId="4381AEE5"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720" w:type="dxa"/>
          </w:tcPr>
          <w:p w14:paraId="611F6167"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070" w:type="dxa"/>
          </w:tcPr>
          <w:p w14:paraId="0BE8A0EF"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30DEDED1"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29ADF1C6"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618" w:type="dxa"/>
          </w:tcPr>
          <w:p w14:paraId="1120F32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I’m Good (Blue)</w:t>
            </w:r>
          </w:p>
        </w:tc>
        <w:tc>
          <w:tcPr>
            <w:tcW w:w="2070" w:type="dxa"/>
          </w:tcPr>
          <w:p w14:paraId="381CD7D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David Guetta, </w:t>
            </w:r>
            <w:proofErr w:type="spellStart"/>
            <w:r>
              <w:rPr>
                <w:rFonts w:ascii="Times New Roman" w:eastAsia="Times New Roman" w:hAnsi="Times New Roman" w:cs="Times New Roman"/>
                <w:sz w:val="14"/>
                <w:szCs w:val="14"/>
              </w:rPr>
              <w:t>Bebe</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Rexha</w:t>
            </w:r>
            <w:proofErr w:type="spellEnd"/>
          </w:p>
        </w:tc>
        <w:tc>
          <w:tcPr>
            <w:tcW w:w="720" w:type="dxa"/>
          </w:tcPr>
          <w:p w14:paraId="45902CB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070" w:type="dxa"/>
          </w:tcPr>
          <w:p w14:paraId="470F4BE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4A4944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7116B6D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618" w:type="dxa"/>
          </w:tcPr>
          <w:p w14:paraId="0F722C4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Murder In My Mind</w:t>
            </w:r>
          </w:p>
        </w:tc>
        <w:tc>
          <w:tcPr>
            <w:tcW w:w="2070" w:type="dxa"/>
          </w:tcPr>
          <w:p w14:paraId="2A1A751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Kordhell</w:t>
            </w:r>
            <w:proofErr w:type="spellEnd"/>
          </w:p>
        </w:tc>
        <w:tc>
          <w:tcPr>
            <w:tcW w:w="720" w:type="dxa"/>
          </w:tcPr>
          <w:p w14:paraId="540ADB8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070" w:type="dxa"/>
          </w:tcPr>
          <w:p w14:paraId="3F93D02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65EFDE2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58D8244E"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618" w:type="dxa"/>
          </w:tcPr>
          <w:p w14:paraId="76F5A1F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Marisola</w:t>
            </w:r>
            <w:proofErr w:type="spellEnd"/>
            <w:r>
              <w:rPr>
                <w:rFonts w:ascii="Times New Roman" w:eastAsia="Times New Roman" w:hAnsi="Times New Roman" w:cs="Times New Roman"/>
                <w:sz w:val="14"/>
                <w:szCs w:val="14"/>
              </w:rPr>
              <w:t xml:space="preserve"> – Remix</w:t>
            </w:r>
          </w:p>
        </w:tc>
        <w:tc>
          <w:tcPr>
            <w:tcW w:w="2070" w:type="dxa"/>
          </w:tcPr>
          <w:p w14:paraId="48548F6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Cris</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Mj</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Duki</w:t>
            </w:r>
            <w:proofErr w:type="spellEnd"/>
            <w:r>
              <w:rPr>
                <w:rFonts w:ascii="Times New Roman" w:eastAsia="Times New Roman" w:hAnsi="Times New Roman" w:cs="Times New Roman"/>
                <w:sz w:val="14"/>
                <w:szCs w:val="14"/>
              </w:rPr>
              <w:t>, Nicki Nicole, etc.</w:t>
            </w:r>
          </w:p>
        </w:tc>
        <w:tc>
          <w:tcPr>
            <w:tcW w:w="720" w:type="dxa"/>
          </w:tcPr>
          <w:p w14:paraId="6F0F0FB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070" w:type="dxa"/>
          </w:tcPr>
          <w:p w14:paraId="2FDA54B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9D86346"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3E2A1519"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618" w:type="dxa"/>
          </w:tcPr>
          <w:p w14:paraId="6F7829E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505</w:t>
            </w:r>
          </w:p>
        </w:tc>
        <w:tc>
          <w:tcPr>
            <w:tcW w:w="2070" w:type="dxa"/>
          </w:tcPr>
          <w:p w14:paraId="6FEBC014"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Arctic Monkeys</w:t>
            </w:r>
          </w:p>
        </w:tc>
        <w:tc>
          <w:tcPr>
            <w:tcW w:w="720" w:type="dxa"/>
          </w:tcPr>
          <w:p w14:paraId="4234BE9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7C7FB1E4"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2FDDC0E"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0D65608E"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618" w:type="dxa"/>
          </w:tcPr>
          <w:p w14:paraId="0535DF3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Hype Boy</w:t>
            </w:r>
          </w:p>
        </w:tc>
        <w:tc>
          <w:tcPr>
            <w:tcW w:w="2070" w:type="dxa"/>
          </w:tcPr>
          <w:p w14:paraId="7EBFDF5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NewJeans</w:t>
            </w:r>
            <w:proofErr w:type="spellEnd"/>
          </w:p>
        </w:tc>
        <w:tc>
          <w:tcPr>
            <w:tcW w:w="720" w:type="dxa"/>
          </w:tcPr>
          <w:p w14:paraId="21E91C6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06F43E1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A78DDC6"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3FEFE2AC"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6</w:t>
            </w:r>
          </w:p>
        </w:tc>
        <w:tc>
          <w:tcPr>
            <w:tcW w:w="2618" w:type="dxa"/>
          </w:tcPr>
          <w:p w14:paraId="70D7B54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Leao</w:t>
            </w:r>
            <w:proofErr w:type="spellEnd"/>
          </w:p>
        </w:tc>
        <w:tc>
          <w:tcPr>
            <w:tcW w:w="2070" w:type="dxa"/>
          </w:tcPr>
          <w:p w14:paraId="1E533C7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Marilia Mendonca</w:t>
            </w:r>
          </w:p>
        </w:tc>
        <w:tc>
          <w:tcPr>
            <w:tcW w:w="720" w:type="dxa"/>
          </w:tcPr>
          <w:p w14:paraId="7A44687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2D67998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A9B4950"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09E0F510"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7</w:t>
            </w:r>
          </w:p>
        </w:tc>
        <w:tc>
          <w:tcPr>
            <w:tcW w:w="2618" w:type="dxa"/>
          </w:tcPr>
          <w:p w14:paraId="16260B4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Save Your Tears</w:t>
            </w:r>
          </w:p>
        </w:tc>
        <w:tc>
          <w:tcPr>
            <w:tcW w:w="2070" w:type="dxa"/>
          </w:tcPr>
          <w:p w14:paraId="4C8C746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Weekend</w:t>
            </w:r>
          </w:p>
        </w:tc>
        <w:tc>
          <w:tcPr>
            <w:tcW w:w="720" w:type="dxa"/>
          </w:tcPr>
          <w:p w14:paraId="435B18D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18D4E67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257182B"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72585E39"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8</w:t>
            </w:r>
          </w:p>
        </w:tc>
        <w:tc>
          <w:tcPr>
            <w:tcW w:w="2618" w:type="dxa"/>
          </w:tcPr>
          <w:p w14:paraId="43239A9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Calm Down</w:t>
            </w:r>
          </w:p>
        </w:tc>
        <w:tc>
          <w:tcPr>
            <w:tcW w:w="2070" w:type="dxa"/>
          </w:tcPr>
          <w:p w14:paraId="47EE12E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Rema</w:t>
            </w:r>
          </w:p>
        </w:tc>
        <w:tc>
          <w:tcPr>
            <w:tcW w:w="720" w:type="dxa"/>
          </w:tcPr>
          <w:p w14:paraId="1359154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5B91C59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726644C"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6246CDF6"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9</w:t>
            </w:r>
          </w:p>
        </w:tc>
        <w:tc>
          <w:tcPr>
            <w:tcW w:w="2618" w:type="dxa"/>
          </w:tcPr>
          <w:p w14:paraId="515833E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SPIT IN MY FACE!</w:t>
            </w:r>
          </w:p>
        </w:tc>
        <w:tc>
          <w:tcPr>
            <w:tcW w:w="2070" w:type="dxa"/>
          </w:tcPr>
          <w:p w14:paraId="3FCB2398"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ThxSoMch</w:t>
            </w:r>
            <w:proofErr w:type="spellEnd"/>
          </w:p>
        </w:tc>
        <w:tc>
          <w:tcPr>
            <w:tcW w:w="720" w:type="dxa"/>
          </w:tcPr>
          <w:p w14:paraId="6F21446D"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6A4AEB0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50658EB"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76E296C4"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10</w:t>
            </w:r>
          </w:p>
        </w:tc>
        <w:tc>
          <w:tcPr>
            <w:tcW w:w="2618" w:type="dxa"/>
          </w:tcPr>
          <w:p w14:paraId="6DBED144"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Calm Down (with Selena Gomez)</w:t>
            </w:r>
          </w:p>
        </w:tc>
        <w:tc>
          <w:tcPr>
            <w:tcW w:w="2070" w:type="dxa"/>
          </w:tcPr>
          <w:p w14:paraId="4C6F057A"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Rema, Selena Gomez</w:t>
            </w:r>
          </w:p>
        </w:tc>
        <w:tc>
          <w:tcPr>
            <w:tcW w:w="720" w:type="dxa"/>
          </w:tcPr>
          <w:p w14:paraId="5A320930"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2070" w:type="dxa"/>
          </w:tcPr>
          <w:p w14:paraId="4C97578B"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 (duplicate as #8)</w:t>
            </w:r>
          </w:p>
        </w:tc>
      </w:tr>
      <w:tr w:rsidR="00BA3934" w:rsidRPr="00AC7D67" w14:paraId="479031C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3F8E1F04"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11</w:t>
            </w:r>
          </w:p>
        </w:tc>
        <w:tc>
          <w:tcPr>
            <w:tcW w:w="2618" w:type="dxa"/>
          </w:tcPr>
          <w:p w14:paraId="4A48A8A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10:35</w:t>
            </w:r>
          </w:p>
        </w:tc>
        <w:tc>
          <w:tcPr>
            <w:tcW w:w="2070" w:type="dxa"/>
          </w:tcPr>
          <w:p w14:paraId="607B047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Tiesto</w:t>
            </w:r>
            <w:proofErr w:type="spellEnd"/>
            <w:r>
              <w:rPr>
                <w:rFonts w:ascii="Times New Roman" w:eastAsia="Times New Roman" w:hAnsi="Times New Roman" w:cs="Times New Roman"/>
                <w:sz w:val="14"/>
                <w:szCs w:val="14"/>
              </w:rPr>
              <w:t>, Tate McRae</w:t>
            </w:r>
          </w:p>
        </w:tc>
        <w:tc>
          <w:tcPr>
            <w:tcW w:w="720" w:type="dxa"/>
          </w:tcPr>
          <w:p w14:paraId="6A66C4A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070" w:type="dxa"/>
          </w:tcPr>
          <w:p w14:paraId="03935E2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Already in my library</w:t>
            </w:r>
          </w:p>
        </w:tc>
      </w:tr>
      <w:tr w:rsidR="00BA3934" w:rsidRPr="00AC7D67" w14:paraId="013D5FCF"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01D23B78"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2</w:t>
            </w:r>
          </w:p>
        </w:tc>
        <w:tc>
          <w:tcPr>
            <w:tcW w:w="2618" w:type="dxa"/>
          </w:tcPr>
          <w:p w14:paraId="7940297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Miss You</w:t>
            </w:r>
          </w:p>
        </w:tc>
        <w:tc>
          <w:tcPr>
            <w:tcW w:w="2070" w:type="dxa"/>
          </w:tcPr>
          <w:p w14:paraId="2D83568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Oliver Tree, Robin Schulz</w:t>
            </w:r>
          </w:p>
        </w:tc>
        <w:tc>
          <w:tcPr>
            <w:tcW w:w="720" w:type="dxa"/>
          </w:tcPr>
          <w:p w14:paraId="229C697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2070" w:type="dxa"/>
          </w:tcPr>
          <w:p w14:paraId="6586D8F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7DAE200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2A913BE7"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3</w:t>
            </w:r>
          </w:p>
        </w:tc>
        <w:tc>
          <w:tcPr>
            <w:tcW w:w="2618" w:type="dxa"/>
          </w:tcPr>
          <w:p w14:paraId="20B3CD23"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Cold Heart – PNAU Remix</w:t>
            </w:r>
          </w:p>
        </w:tc>
        <w:tc>
          <w:tcPr>
            <w:tcW w:w="2070" w:type="dxa"/>
          </w:tcPr>
          <w:p w14:paraId="2CD169E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Elton John, </w:t>
            </w:r>
            <w:proofErr w:type="spellStart"/>
            <w:r>
              <w:rPr>
                <w:rFonts w:ascii="Times New Roman" w:eastAsia="Times New Roman" w:hAnsi="Times New Roman" w:cs="Times New Roman"/>
                <w:sz w:val="14"/>
                <w:szCs w:val="14"/>
              </w:rPr>
              <w:t>Dua</w:t>
            </w:r>
            <w:proofErr w:type="spellEnd"/>
            <w:r>
              <w:rPr>
                <w:rFonts w:ascii="Times New Roman" w:eastAsia="Times New Roman" w:hAnsi="Times New Roman" w:cs="Times New Roman"/>
                <w:sz w:val="14"/>
                <w:szCs w:val="14"/>
              </w:rPr>
              <w:t xml:space="preserve"> Lipa, RNAU</w:t>
            </w:r>
          </w:p>
        </w:tc>
        <w:tc>
          <w:tcPr>
            <w:tcW w:w="720" w:type="dxa"/>
          </w:tcPr>
          <w:p w14:paraId="78D7BAB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w:t>
            </w:r>
          </w:p>
        </w:tc>
        <w:tc>
          <w:tcPr>
            <w:tcW w:w="2070" w:type="dxa"/>
          </w:tcPr>
          <w:p w14:paraId="0723A64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Yes!</w:t>
            </w:r>
          </w:p>
        </w:tc>
      </w:tr>
      <w:tr w:rsidR="00BA3934" w:rsidRPr="00AC7D67" w14:paraId="5AE3A95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1C103FAF"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4</w:t>
            </w:r>
          </w:p>
        </w:tc>
        <w:tc>
          <w:tcPr>
            <w:tcW w:w="2618" w:type="dxa"/>
          </w:tcPr>
          <w:p w14:paraId="3667CF74"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LOKERA</w:t>
            </w:r>
          </w:p>
        </w:tc>
        <w:tc>
          <w:tcPr>
            <w:tcW w:w="2070" w:type="dxa"/>
          </w:tcPr>
          <w:p w14:paraId="478E556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Rauw</w:t>
            </w:r>
            <w:proofErr w:type="spellEnd"/>
            <w:r>
              <w:rPr>
                <w:rFonts w:ascii="Times New Roman" w:eastAsia="Times New Roman" w:hAnsi="Times New Roman" w:cs="Times New Roman"/>
                <w:sz w:val="14"/>
                <w:szCs w:val="14"/>
              </w:rPr>
              <w:t xml:space="preserve"> Alejandro, </w:t>
            </w:r>
            <w:proofErr w:type="spellStart"/>
            <w:r>
              <w:rPr>
                <w:rFonts w:ascii="Times New Roman" w:eastAsia="Times New Roman" w:hAnsi="Times New Roman" w:cs="Times New Roman"/>
                <w:sz w:val="14"/>
                <w:szCs w:val="14"/>
              </w:rPr>
              <w:t>Lyanno</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Brray</w:t>
            </w:r>
            <w:proofErr w:type="spellEnd"/>
          </w:p>
        </w:tc>
        <w:tc>
          <w:tcPr>
            <w:tcW w:w="720" w:type="dxa"/>
          </w:tcPr>
          <w:p w14:paraId="3A7030F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070" w:type="dxa"/>
          </w:tcPr>
          <w:p w14:paraId="7D12F23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E167C53"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6AE505DC"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5</w:t>
            </w:r>
          </w:p>
        </w:tc>
        <w:tc>
          <w:tcPr>
            <w:tcW w:w="2618" w:type="dxa"/>
          </w:tcPr>
          <w:p w14:paraId="6F1EC82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Shinunoga</w:t>
            </w:r>
            <w:proofErr w:type="spellEnd"/>
            <w:r>
              <w:rPr>
                <w:rFonts w:ascii="Times New Roman" w:eastAsia="Times New Roman" w:hAnsi="Times New Roman" w:cs="Times New Roman"/>
                <w:sz w:val="14"/>
                <w:szCs w:val="14"/>
              </w:rPr>
              <w:t xml:space="preserve"> E-</w:t>
            </w:r>
            <w:proofErr w:type="spellStart"/>
            <w:r>
              <w:rPr>
                <w:rFonts w:ascii="Times New Roman" w:eastAsia="Times New Roman" w:hAnsi="Times New Roman" w:cs="Times New Roman"/>
                <w:sz w:val="14"/>
                <w:szCs w:val="14"/>
              </w:rPr>
              <w:t>Wa</w:t>
            </w:r>
            <w:proofErr w:type="spellEnd"/>
          </w:p>
        </w:tc>
        <w:tc>
          <w:tcPr>
            <w:tcW w:w="2070" w:type="dxa"/>
          </w:tcPr>
          <w:p w14:paraId="0AF1442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Fujii</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Kaze</w:t>
            </w:r>
            <w:proofErr w:type="spellEnd"/>
          </w:p>
        </w:tc>
        <w:tc>
          <w:tcPr>
            <w:tcW w:w="720" w:type="dxa"/>
          </w:tcPr>
          <w:p w14:paraId="64CF763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070" w:type="dxa"/>
          </w:tcPr>
          <w:p w14:paraId="05F7CA3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6A622A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0FAC40C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6</w:t>
            </w:r>
          </w:p>
        </w:tc>
        <w:tc>
          <w:tcPr>
            <w:tcW w:w="2618" w:type="dxa"/>
          </w:tcPr>
          <w:p w14:paraId="5E3E478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I </w:t>
            </w:r>
            <w:proofErr w:type="spellStart"/>
            <w:r>
              <w:rPr>
                <w:rFonts w:ascii="Times New Roman" w:eastAsia="Times New Roman" w:hAnsi="Times New Roman" w:cs="Times New Roman"/>
                <w:sz w:val="14"/>
                <w:szCs w:val="14"/>
              </w:rPr>
              <w:t>Ain’t</w:t>
            </w:r>
            <w:proofErr w:type="spellEnd"/>
            <w:r>
              <w:rPr>
                <w:rFonts w:ascii="Times New Roman" w:eastAsia="Times New Roman" w:hAnsi="Times New Roman" w:cs="Times New Roman"/>
                <w:sz w:val="14"/>
                <w:szCs w:val="14"/>
              </w:rPr>
              <w:t xml:space="preserve"> Worried</w:t>
            </w:r>
          </w:p>
        </w:tc>
        <w:tc>
          <w:tcPr>
            <w:tcW w:w="2070" w:type="dxa"/>
          </w:tcPr>
          <w:p w14:paraId="164B884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OneRepublic</w:t>
            </w:r>
          </w:p>
        </w:tc>
        <w:tc>
          <w:tcPr>
            <w:tcW w:w="720" w:type="dxa"/>
          </w:tcPr>
          <w:p w14:paraId="6AB6B02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070" w:type="dxa"/>
          </w:tcPr>
          <w:p w14:paraId="7D919FA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677D92E"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3E8B626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7</w:t>
            </w:r>
          </w:p>
        </w:tc>
        <w:tc>
          <w:tcPr>
            <w:tcW w:w="2618" w:type="dxa"/>
          </w:tcPr>
          <w:p w14:paraId="044B53E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Quevedo: </w:t>
            </w:r>
            <w:proofErr w:type="spellStart"/>
            <w:r>
              <w:rPr>
                <w:rFonts w:ascii="Times New Roman" w:eastAsia="Times New Roman" w:hAnsi="Times New Roman" w:cs="Times New Roman"/>
                <w:sz w:val="14"/>
                <w:szCs w:val="14"/>
              </w:rPr>
              <w:t>Bzrp</w:t>
            </w:r>
            <w:proofErr w:type="spellEnd"/>
            <w:r>
              <w:rPr>
                <w:rFonts w:ascii="Times New Roman" w:eastAsia="Times New Roman" w:hAnsi="Times New Roman" w:cs="Times New Roman"/>
                <w:sz w:val="14"/>
                <w:szCs w:val="14"/>
              </w:rPr>
              <w:t xml:space="preserve"> Music Sessions, Vol. 52</w:t>
            </w:r>
          </w:p>
        </w:tc>
        <w:tc>
          <w:tcPr>
            <w:tcW w:w="2070" w:type="dxa"/>
          </w:tcPr>
          <w:p w14:paraId="58DD8A4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Bizarrap</w:t>
            </w:r>
            <w:proofErr w:type="spellEnd"/>
            <w:r>
              <w:rPr>
                <w:rFonts w:ascii="Times New Roman" w:eastAsia="Times New Roman" w:hAnsi="Times New Roman" w:cs="Times New Roman"/>
                <w:sz w:val="14"/>
                <w:szCs w:val="14"/>
              </w:rPr>
              <w:t>, Quevedo</w:t>
            </w:r>
          </w:p>
        </w:tc>
        <w:tc>
          <w:tcPr>
            <w:tcW w:w="720" w:type="dxa"/>
          </w:tcPr>
          <w:p w14:paraId="460E675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070" w:type="dxa"/>
          </w:tcPr>
          <w:p w14:paraId="31A01CA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8B9B722"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1ED3A17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8</w:t>
            </w:r>
          </w:p>
        </w:tc>
        <w:tc>
          <w:tcPr>
            <w:tcW w:w="2618" w:type="dxa"/>
          </w:tcPr>
          <w:p w14:paraId="37E701D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Sweater Weather</w:t>
            </w:r>
          </w:p>
        </w:tc>
        <w:tc>
          <w:tcPr>
            <w:tcW w:w="2070" w:type="dxa"/>
          </w:tcPr>
          <w:p w14:paraId="343E6F3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The </w:t>
            </w:r>
            <w:proofErr w:type="spellStart"/>
            <w:r>
              <w:rPr>
                <w:rFonts w:ascii="Times New Roman" w:eastAsia="Times New Roman" w:hAnsi="Times New Roman" w:cs="Times New Roman"/>
                <w:sz w:val="14"/>
                <w:szCs w:val="14"/>
              </w:rPr>
              <w:t>Neighbourhood</w:t>
            </w:r>
            <w:proofErr w:type="spellEnd"/>
          </w:p>
        </w:tc>
        <w:tc>
          <w:tcPr>
            <w:tcW w:w="720" w:type="dxa"/>
          </w:tcPr>
          <w:p w14:paraId="5A3E8B1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070" w:type="dxa"/>
          </w:tcPr>
          <w:p w14:paraId="2C69FA7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4703A1D"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07B39DBF"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9</w:t>
            </w:r>
          </w:p>
        </w:tc>
        <w:tc>
          <w:tcPr>
            <w:tcW w:w="2618" w:type="dxa"/>
          </w:tcPr>
          <w:p w14:paraId="10B76EB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Stay </w:t>
            </w:r>
          </w:p>
        </w:tc>
        <w:tc>
          <w:tcPr>
            <w:tcW w:w="2070" w:type="dxa"/>
          </w:tcPr>
          <w:p w14:paraId="68205E5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Kid LAROI, Justin Bieber</w:t>
            </w:r>
          </w:p>
        </w:tc>
        <w:tc>
          <w:tcPr>
            <w:tcW w:w="720" w:type="dxa"/>
          </w:tcPr>
          <w:p w14:paraId="3CD112D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070" w:type="dxa"/>
          </w:tcPr>
          <w:p w14:paraId="3BCCA20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Already in my library</w:t>
            </w:r>
          </w:p>
        </w:tc>
      </w:tr>
      <w:tr w:rsidR="00BA3934" w:rsidRPr="00AC7D67" w14:paraId="60CE5D07"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50722906"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20</w:t>
            </w:r>
          </w:p>
        </w:tc>
        <w:tc>
          <w:tcPr>
            <w:tcW w:w="2618" w:type="dxa"/>
          </w:tcPr>
          <w:p w14:paraId="469CB7C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Escapism. – Sped Up</w:t>
            </w:r>
          </w:p>
        </w:tc>
        <w:tc>
          <w:tcPr>
            <w:tcW w:w="2070" w:type="dxa"/>
          </w:tcPr>
          <w:p w14:paraId="0542222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RAYE, 070 Shake</w:t>
            </w:r>
          </w:p>
        </w:tc>
        <w:tc>
          <w:tcPr>
            <w:tcW w:w="720" w:type="dxa"/>
          </w:tcPr>
          <w:p w14:paraId="5525377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2070" w:type="dxa"/>
          </w:tcPr>
          <w:p w14:paraId="0FCDAF6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59A3A46C"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67D3BD3E"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21</w:t>
            </w:r>
          </w:p>
        </w:tc>
        <w:tc>
          <w:tcPr>
            <w:tcW w:w="2618" w:type="dxa"/>
          </w:tcPr>
          <w:p w14:paraId="410FDC59"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ANTIFRAGILE</w:t>
            </w:r>
          </w:p>
        </w:tc>
        <w:tc>
          <w:tcPr>
            <w:tcW w:w="2070" w:type="dxa"/>
          </w:tcPr>
          <w:p w14:paraId="1885209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LE SSERAFIM</w:t>
            </w:r>
          </w:p>
        </w:tc>
        <w:tc>
          <w:tcPr>
            <w:tcW w:w="720" w:type="dxa"/>
          </w:tcPr>
          <w:p w14:paraId="46402E0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27328EF9"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75E7A563" w14:textId="77777777" w:rsidR="00BA3934" w:rsidRDefault="00BA3934" w:rsidP="00BA3934">
      <w:pPr>
        <w:pStyle w:val="ListParagraph"/>
        <w:spacing w:after="0"/>
        <w:ind w:left="1080"/>
        <w:rPr>
          <w:rFonts w:ascii="Times New Roman" w:eastAsia="Times New Roman" w:hAnsi="Times New Roman" w:cs="Times New Roman"/>
          <w:b/>
          <w:bCs/>
          <w:sz w:val="14"/>
          <w:szCs w:val="14"/>
        </w:rPr>
      </w:pPr>
    </w:p>
    <w:p w14:paraId="52C0C538"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determined a total of six out of 20 songs are my liked songs. Among these six songs, two are already in my library, four more songs are newly added in my library. </w:t>
      </w:r>
    </w:p>
    <w:p w14:paraId="485AD1BB"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p>
    <w:p w14:paraId="5F2CCB59"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have a high standard when adding songs to my library. As shown in the scale column, I set a threshold of 7 for determining whether a song is worthy of being </w:t>
      </w:r>
      <w:r w:rsidRPr="005E1059">
        <w:rPr>
          <w:rFonts w:ascii="Times New Roman" w:eastAsia="Times New Roman" w:hAnsi="Times New Roman" w:cs="Times New Roman"/>
          <w:sz w:val="24"/>
          <w:szCs w:val="24"/>
        </w:rPr>
        <w:lastRenderedPageBreak/>
        <w:t xml:space="preserve">added to my library. Only songs that I rate 7 or higher are added. I gave 10 to </w:t>
      </w:r>
      <w:r w:rsidRPr="005E1059">
        <w:rPr>
          <w:rFonts w:ascii="Times New Roman" w:eastAsia="Times New Roman" w:hAnsi="Times New Roman" w:cs="Times New Roman"/>
          <w:i/>
          <w:iCs/>
          <w:sz w:val="24"/>
          <w:szCs w:val="24"/>
        </w:rPr>
        <w:t>Cold Heart</w:t>
      </w:r>
      <w:r w:rsidRPr="005E1059">
        <w:rPr>
          <w:rFonts w:ascii="Times New Roman" w:eastAsia="Times New Roman" w:hAnsi="Times New Roman" w:cs="Times New Roman"/>
          <w:sz w:val="24"/>
          <w:szCs w:val="24"/>
        </w:rPr>
        <w:t xml:space="preserve">, because I really enjoy listening to this song and it indeed delights my day. I gave 9 to </w:t>
      </w:r>
      <w:r w:rsidRPr="005E1059">
        <w:rPr>
          <w:rFonts w:ascii="Times New Roman" w:eastAsia="Times New Roman" w:hAnsi="Times New Roman" w:cs="Times New Roman"/>
          <w:i/>
          <w:iCs/>
          <w:sz w:val="24"/>
          <w:szCs w:val="24"/>
        </w:rPr>
        <w:t>Murder In My Mind</w:t>
      </w:r>
      <w:r w:rsidRPr="005E1059">
        <w:rPr>
          <w:rFonts w:ascii="Times New Roman" w:eastAsia="Times New Roman" w:hAnsi="Times New Roman" w:cs="Times New Roman"/>
          <w:sz w:val="24"/>
          <w:szCs w:val="24"/>
        </w:rPr>
        <w:t xml:space="preserve">. It is great but not quite on the same level as </w:t>
      </w:r>
      <w:r w:rsidRPr="005E1059">
        <w:rPr>
          <w:rFonts w:ascii="Times New Roman" w:eastAsia="Times New Roman" w:hAnsi="Times New Roman" w:cs="Times New Roman"/>
          <w:i/>
          <w:iCs/>
          <w:sz w:val="24"/>
          <w:szCs w:val="24"/>
        </w:rPr>
        <w:t>Cold Heart</w:t>
      </w:r>
      <w:r w:rsidRPr="005E1059">
        <w:rPr>
          <w:rFonts w:ascii="Times New Roman" w:eastAsia="Times New Roman" w:hAnsi="Times New Roman" w:cs="Times New Roman"/>
          <w:sz w:val="24"/>
          <w:szCs w:val="24"/>
        </w:rPr>
        <w:t xml:space="preserve">. I gave 7 to </w:t>
      </w:r>
      <w:r w:rsidRPr="005E1059">
        <w:rPr>
          <w:rFonts w:ascii="Times New Roman" w:eastAsia="Times New Roman" w:hAnsi="Times New Roman" w:cs="Times New Roman"/>
          <w:i/>
          <w:iCs/>
          <w:sz w:val="24"/>
          <w:szCs w:val="24"/>
        </w:rPr>
        <w:t>Miss You</w:t>
      </w:r>
      <w:r w:rsidRPr="005E1059">
        <w:rPr>
          <w:rFonts w:ascii="Times New Roman" w:eastAsia="Times New Roman" w:hAnsi="Times New Roman" w:cs="Times New Roman"/>
          <w:sz w:val="24"/>
          <w:szCs w:val="24"/>
        </w:rPr>
        <w:t xml:space="preserve"> and </w:t>
      </w:r>
      <w:r w:rsidRPr="005E1059">
        <w:rPr>
          <w:rFonts w:ascii="Times New Roman" w:eastAsia="Times New Roman" w:hAnsi="Times New Roman" w:cs="Times New Roman"/>
          <w:i/>
          <w:iCs/>
          <w:sz w:val="24"/>
          <w:szCs w:val="24"/>
        </w:rPr>
        <w:t>Escapism. – Sped Up</w:t>
      </w:r>
      <w:r w:rsidRPr="005E1059">
        <w:rPr>
          <w:rFonts w:ascii="Times New Roman" w:eastAsia="Times New Roman" w:hAnsi="Times New Roman" w:cs="Times New Roman"/>
          <w:sz w:val="24"/>
          <w:szCs w:val="24"/>
        </w:rPr>
        <w:t xml:space="preserve">. I think they are decent satisfactory and can pass my threshold. I gave 6 to </w:t>
      </w:r>
      <w:r w:rsidRPr="005E1059">
        <w:rPr>
          <w:rFonts w:ascii="Times New Roman" w:eastAsia="Times New Roman" w:hAnsi="Times New Roman" w:cs="Times New Roman"/>
          <w:i/>
          <w:iCs/>
          <w:sz w:val="24"/>
          <w:szCs w:val="24"/>
        </w:rPr>
        <w:t>I’m Good (Blue)</w:t>
      </w:r>
      <w:r w:rsidRPr="005E1059">
        <w:rPr>
          <w:rFonts w:ascii="Times New Roman" w:eastAsia="Times New Roman" w:hAnsi="Times New Roman" w:cs="Times New Roman"/>
          <w:sz w:val="24"/>
          <w:szCs w:val="24"/>
        </w:rPr>
        <w:t xml:space="preserve"> and </w:t>
      </w:r>
      <w:r w:rsidRPr="005E1059">
        <w:rPr>
          <w:rFonts w:ascii="Times New Roman" w:eastAsia="Times New Roman" w:hAnsi="Times New Roman" w:cs="Times New Roman"/>
          <w:i/>
          <w:iCs/>
          <w:sz w:val="24"/>
          <w:szCs w:val="24"/>
        </w:rPr>
        <w:t>Quevedo</w:t>
      </w:r>
      <w:r w:rsidRPr="005E1059">
        <w:rPr>
          <w:rFonts w:ascii="Times New Roman" w:eastAsia="Times New Roman" w:hAnsi="Times New Roman" w:cs="Times New Roman"/>
          <w:sz w:val="24"/>
          <w:szCs w:val="24"/>
        </w:rPr>
        <w:t xml:space="preserve">. I think they did not meet the criteria for being added to my library. While they may be enjoyable in small listening doses, I do not have a strong desire to listen to them frequently. For the rest of the songs, I honestly do not quite enjoy that much, so I gave the ratings 5 or below. I am glad that out of 20 songs selected by the model, two of them were already existed in my library. This is a strong evidence that the model is pretty effective and accurate in capturing my musical preference. </w:t>
      </w:r>
    </w:p>
    <w:p w14:paraId="5481FC0F"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p>
    <w:p w14:paraId="19AFA66A"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Additionally, while I was listening to the songs, I noticed that the majority of the songs selected by the model were from EDM genre, known for their high energy and rhythm. Furthermore, all the songs were American pop music, with only one K-pop song appearing as the final entry. While Global Weekly Top 100 songs from Spotify Chart proved to be a good dataset for testing my model, but there might be some limitations which I will address in the Reviewing the Process - Process Evaluation Report part. </w:t>
      </w:r>
    </w:p>
    <w:p w14:paraId="028FF79E"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p>
    <w:p w14:paraId="681B2A55" w14:textId="77777777" w:rsidR="00BA3934" w:rsidRPr="005E1059" w:rsidRDefault="00BA3934" w:rsidP="00BA3934">
      <w:pPr>
        <w:pStyle w:val="ListParagraph"/>
        <w:numPr>
          <w:ilvl w:val="0"/>
          <w:numId w:val="3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Overall, in my opinion, a recommendation system model with 30% accuracy is quite satisfactory.  Based on my personal experience, out of 30 songs that Spotify suggests in its Discover Weekly section every Monday, I am only able to add a maximum of three songs to my library. Therefore, I think that the prediction model that I built has a better performance than Spotify’s current algorithm.</w:t>
      </w:r>
    </w:p>
    <w:p w14:paraId="7533F916" w14:textId="77777777" w:rsidR="00BA3934" w:rsidRDefault="00BA3934" w:rsidP="00BA3934">
      <w:pPr>
        <w:rPr>
          <w:rFonts w:ascii="Times New Roman" w:eastAsia="Times New Roman" w:hAnsi="Times New Roman" w:cs="Times New Roman"/>
        </w:rPr>
      </w:pPr>
    </w:p>
    <w:p w14:paraId="65E7BBA6" w14:textId="77777777" w:rsidR="00BA3934" w:rsidRPr="005E1059" w:rsidRDefault="00BA3934" w:rsidP="00BA3934">
      <w:pPr>
        <w:pStyle w:val="ListParagraph"/>
        <w:numPr>
          <w:ilvl w:val="0"/>
          <w:numId w:val="2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color w:val="000000"/>
          <w:sz w:val="24"/>
          <w:szCs w:val="24"/>
        </w:rPr>
        <w:t>Collaborative filtering method</w:t>
      </w:r>
    </w:p>
    <w:p w14:paraId="0616B67C" w14:textId="77777777" w:rsidR="00BA3934" w:rsidRPr="005E1059" w:rsidRDefault="00BA3934" w:rsidP="00BA3934">
      <w:pPr>
        <w:rPr>
          <w:rFonts w:ascii="Times New Roman" w:eastAsia="Times New Roman" w:hAnsi="Times New Roman" w:cs="Times New Roman"/>
          <w:sz w:val="28"/>
          <w:szCs w:val="28"/>
        </w:rPr>
      </w:pPr>
    </w:p>
    <w:p w14:paraId="30636B18" w14:textId="77777777" w:rsidR="00BA3934" w:rsidRPr="005E1059" w:rsidRDefault="00BA3934" w:rsidP="00BA3934">
      <w:pPr>
        <w:pStyle w:val="ListParagraph"/>
        <w:numPr>
          <w:ilvl w:val="0"/>
          <w:numId w:val="3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For collaborative filtering method, as discussed above, I will listen to those 10 songs which were attained based on two similarity metrics and determine how many songs I want to add to my library.</w:t>
      </w:r>
    </w:p>
    <w:p w14:paraId="71104C76" w14:textId="77777777" w:rsidR="00BA3934" w:rsidRPr="00781E7A" w:rsidRDefault="00BA3934" w:rsidP="00BA3934">
      <w:pPr>
        <w:pStyle w:val="ListParagraph"/>
        <w:spacing w:after="0"/>
        <w:ind w:left="1080"/>
        <w:rPr>
          <w:rFonts w:ascii="Times New Roman" w:eastAsia="Times New Roman" w:hAnsi="Times New Roman" w:cs="Times New Roman"/>
        </w:rPr>
      </w:pPr>
    </w:p>
    <w:tbl>
      <w:tblPr>
        <w:tblStyle w:val="GridTable4-Accent6"/>
        <w:tblW w:w="8190" w:type="dxa"/>
        <w:tblInd w:w="1075" w:type="dxa"/>
        <w:tblLook w:val="04A0" w:firstRow="1" w:lastRow="0" w:firstColumn="1" w:lastColumn="0" w:noHBand="0" w:noVBand="1"/>
      </w:tblPr>
      <w:tblGrid>
        <w:gridCol w:w="1530"/>
        <w:gridCol w:w="3330"/>
        <w:gridCol w:w="3330"/>
      </w:tblGrid>
      <w:tr w:rsidR="00BA3934" w:rsidRPr="00053E85" w14:paraId="7AAB0C22"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30" w:type="dxa"/>
          </w:tcPr>
          <w:p w14:paraId="1952356B" w14:textId="77777777" w:rsidR="00BA3934" w:rsidRPr="002810C1" w:rsidRDefault="00BA3934" w:rsidP="00D95754">
            <w:pPr>
              <w:rPr>
                <w:rFonts w:ascii="Times New Roman" w:eastAsia="Times New Roman" w:hAnsi="Times New Roman" w:cs="Times New Roman"/>
                <w:color w:val="000000"/>
                <w:sz w:val="14"/>
                <w:szCs w:val="14"/>
              </w:rPr>
            </w:pPr>
          </w:p>
        </w:tc>
        <w:tc>
          <w:tcPr>
            <w:tcW w:w="3330" w:type="dxa"/>
          </w:tcPr>
          <w:p w14:paraId="01D808BD" w14:textId="77777777" w:rsidR="00BA3934" w:rsidRPr="00840E0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40E07">
              <w:rPr>
                <w:rFonts w:ascii="Times New Roman" w:eastAsia="Times New Roman" w:hAnsi="Times New Roman" w:cs="Times New Roman"/>
                <w:color w:val="000000"/>
                <w:sz w:val="20"/>
                <w:szCs w:val="20"/>
              </w:rPr>
              <w:t>Euclidean Distance</w:t>
            </w:r>
          </w:p>
        </w:tc>
        <w:tc>
          <w:tcPr>
            <w:tcW w:w="3330" w:type="dxa"/>
          </w:tcPr>
          <w:p w14:paraId="57D3FD58" w14:textId="77777777" w:rsidR="00BA3934" w:rsidRPr="00840E0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40E07">
              <w:rPr>
                <w:rFonts w:ascii="Times New Roman" w:eastAsia="Times New Roman" w:hAnsi="Times New Roman" w:cs="Times New Roman"/>
                <w:color w:val="000000"/>
                <w:sz w:val="20"/>
                <w:szCs w:val="20"/>
              </w:rPr>
              <w:t>Cosine Similarity</w:t>
            </w:r>
          </w:p>
        </w:tc>
      </w:tr>
      <w:tr w:rsidR="00BA3934" w:rsidRPr="0075038A" w14:paraId="2B2B4BD2"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90" w:type="dxa"/>
            <w:gridSpan w:val="3"/>
          </w:tcPr>
          <w:p w14:paraId="0EFD6C2A" w14:textId="77777777" w:rsidR="00BA3934" w:rsidRPr="00840E07" w:rsidRDefault="00BA3934" w:rsidP="00D95754">
            <w:pPr>
              <w:rPr>
                <w:rFonts w:ascii="Times New Roman" w:eastAsia="Times New Roman" w:hAnsi="Times New Roman" w:cs="Times New Roman"/>
                <w:b w:val="0"/>
                <w:bCs w:val="0"/>
                <w:sz w:val="20"/>
                <w:szCs w:val="20"/>
              </w:rPr>
            </w:pPr>
            <w:r w:rsidRPr="00840E07">
              <w:rPr>
                <w:rFonts w:ascii="Times New Roman" w:eastAsia="Times New Roman" w:hAnsi="Times New Roman" w:cs="Times New Roman"/>
                <w:i/>
                <w:iCs/>
                <w:color w:val="70AD47" w:themeColor="accent6"/>
                <w:sz w:val="20"/>
                <w:szCs w:val="20"/>
              </w:rPr>
              <w:t>The 5 most similar tracks to Soft</w:t>
            </w:r>
          </w:p>
        </w:tc>
      </w:tr>
      <w:tr w:rsidR="00BA3934" w:rsidRPr="006B02F2" w14:paraId="0000B65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30" w:type="dxa"/>
          </w:tcPr>
          <w:p w14:paraId="3708727C"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1</w:t>
            </w:r>
          </w:p>
        </w:tc>
        <w:tc>
          <w:tcPr>
            <w:tcW w:w="3330" w:type="dxa"/>
          </w:tcPr>
          <w:p w14:paraId="5A1CC58E"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 xml:space="preserve">Hong Kong </w:t>
            </w:r>
          </w:p>
        </w:tc>
        <w:tc>
          <w:tcPr>
            <w:tcW w:w="3330" w:type="dxa"/>
          </w:tcPr>
          <w:p w14:paraId="1CD3AF81"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Citgo</w:t>
            </w:r>
          </w:p>
        </w:tc>
      </w:tr>
      <w:tr w:rsidR="00BA3934" w:rsidRPr="0075038A" w14:paraId="71F2E6C4"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30" w:type="dxa"/>
          </w:tcPr>
          <w:p w14:paraId="365EFBB9"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2</w:t>
            </w:r>
          </w:p>
        </w:tc>
        <w:tc>
          <w:tcPr>
            <w:tcW w:w="3330" w:type="dxa"/>
          </w:tcPr>
          <w:p w14:paraId="74EBA7D2"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Mongoloid – 2009 Remaster</w:t>
            </w:r>
          </w:p>
        </w:tc>
        <w:tc>
          <w:tcPr>
            <w:tcW w:w="3330" w:type="dxa"/>
          </w:tcPr>
          <w:p w14:paraId="0F921316"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Hello, Dolly!</w:t>
            </w:r>
          </w:p>
        </w:tc>
      </w:tr>
      <w:tr w:rsidR="00BA3934" w:rsidRPr="0075038A" w14:paraId="246CEFE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30" w:type="dxa"/>
          </w:tcPr>
          <w:p w14:paraId="0E8BDAC0"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3</w:t>
            </w:r>
          </w:p>
        </w:tc>
        <w:tc>
          <w:tcPr>
            <w:tcW w:w="3330" w:type="dxa"/>
          </w:tcPr>
          <w:p w14:paraId="2653C0CF"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Bad Habits – uncut</w:t>
            </w:r>
          </w:p>
        </w:tc>
        <w:tc>
          <w:tcPr>
            <w:tcW w:w="3330" w:type="dxa"/>
          </w:tcPr>
          <w:p w14:paraId="76187C7E"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Love, Life and Money</w:t>
            </w:r>
          </w:p>
        </w:tc>
      </w:tr>
      <w:tr w:rsidR="00BA3934" w:rsidRPr="0075038A" w14:paraId="0CE4749A"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30" w:type="dxa"/>
          </w:tcPr>
          <w:p w14:paraId="023D1E35"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4</w:t>
            </w:r>
          </w:p>
        </w:tc>
        <w:tc>
          <w:tcPr>
            <w:tcW w:w="3330" w:type="dxa"/>
          </w:tcPr>
          <w:p w14:paraId="7DBC9930"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Stepping Into Tomorrow</w:t>
            </w:r>
          </w:p>
        </w:tc>
        <w:tc>
          <w:tcPr>
            <w:tcW w:w="3330" w:type="dxa"/>
          </w:tcPr>
          <w:p w14:paraId="474DC0A6" w14:textId="77777777" w:rsidR="00BA3934" w:rsidRPr="00840E0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roofErr w:type="spellStart"/>
            <w:r w:rsidRPr="00840E07">
              <w:rPr>
                <w:rFonts w:ascii="Times New Roman" w:eastAsia="Times New Roman" w:hAnsi="Times New Roman" w:cs="Times New Roman"/>
                <w:sz w:val="20"/>
                <w:szCs w:val="20"/>
              </w:rPr>
              <w:t>Tadow</w:t>
            </w:r>
            <w:proofErr w:type="spellEnd"/>
          </w:p>
        </w:tc>
      </w:tr>
      <w:tr w:rsidR="00BA3934" w:rsidRPr="0075038A" w14:paraId="78A2A899"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1530" w:type="dxa"/>
          </w:tcPr>
          <w:p w14:paraId="3359F8AF" w14:textId="77777777" w:rsidR="00BA3934" w:rsidRPr="00840E07" w:rsidRDefault="00BA3934" w:rsidP="00D95754">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5</w:t>
            </w:r>
          </w:p>
        </w:tc>
        <w:tc>
          <w:tcPr>
            <w:tcW w:w="3330" w:type="dxa"/>
          </w:tcPr>
          <w:p w14:paraId="1DA62905"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This Town (feat. Sasha Sloan)</w:t>
            </w:r>
          </w:p>
        </w:tc>
        <w:tc>
          <w:tcPr>
            <w:tcW w:w="3330" w:type="dxa"/>
          </w:tcPr>
          <w:p w14:paraId="0A805752" w14:textId="77777777" w:rsidR="00BA3934" w:rsidRPr="00840E0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Good Vibrations – Remastered</w:t>
            </w:r>
          </w:p>
        </w:tc>
      </w:tr>
    </w:tbl>
    <w:p w14:paraId="132ADE2F" w14:textId="77777777" w:rsidR="00BA3934" w:rsidRDefault="00BA3934" w:rsidP="00BA3934">
      <w:pPr>
        <w:rPr>
          <w:rFonts w:ascii="Times New Roman" w:eastAsia="Times New Roman" w:hAnsi="Times New Roman" w:cs="Times New Roman"/>
          <w:highlight w:val="yellow"/>
        </w:rPr>
      </w:pPr>
    </w:p>
    <w:p w14:paraId="6E9A7A6D" w14:textId="77777777" w:rsidR="00BA3934" w:rsidRPr="005E1059" w:rsidRDefault="00BA3934" w:rsidP="00BA3934">
      <w:pPr>
        <w:pStyle w:val="ListParagraph"/>
        <w:numPr>
          <w:ilvl w:val="0"/>
          <w:numId w:val="34"/>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Similarly, I scaled each song from 1 to 10 and determined whether they should be added to my library in the below table.</w:t>
      </w:r>
    </w:p>
    <w:p w14:paraId="3757A122" w14:textId="77777777" w:rsidR="00BA3934" w:rsidRPr="00022804" w:rsidRDefault="00BA3934" w:rsidP="00BA3934">
      <w:pPr>
        <w:rPr>
          <w:rFonts w:ascii="Times New Roman" w:eastAsia="Times New Roman" w:hAnsi="Times New Roman" w:cs="Times New Roman"/>
          <w:highlight w:val="yellow"/>
        </w:rPr>
      </w:pPr>
    </w:p>
    <w:tbl>
      <w:tblPr>
        <w:tblStyle w:val="GridTable4-Accent6"/>
        <w:tblW w:w="8280" w:type="dxa"/>
        <w:tblInd w:w="1075" w:type="dxa"/>
        <w:tblLayout w:type="fixed"/>
        <w:tblLook w:val="04A0" w:firstRow="1" w:lastRow="0" w:firstColumn="1" w:lastColumn="0" w:noHBand="0" w:noVBand="1"/>
      </w:tblPr>
      <w:tblGrid>
        <w:gridCol w:w="802"/>
        <w:gridCol w:w="2618"/>
        <w:gridCol w:w="2070"/>
        <w:gridCol w:w="720"/>
        <w:gridCol w:w="2070"/>
      </w:tblGrid>
      <w:tr w:rsidR="00BA3934" w:rsidRPr="00AC7D67" w14:paraId="1BCFB355" w14:textId="77777777" w:rsidTr="005E105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802" w:type="dxa"/>
          </w:tcPr>
          <w:p w14:paraId="37CD60CE" w14:textId="77777777" w:rsidR="00BA3934" w:rsidRPr="00AC7D67" w:rsidRDefault="00BA3934" w:rsidP="00D95754">
            <w:pPr>
              <w:rPr>
                <w:rFonts w:ascii="Times New Roman" w:eastAsia="Times New Roman" w:hAnsi="Times New Roman" w:cs="Times New Roman"/>
                <w:color w:val="000000"/>
                <w:sz w:val="14"/>
                <w:szCs w:val="14"/>
              </w:rPr>
            </w:pPr>
          </w:p>
        </w:tc>
        <w:tc>
          <w:tcPr>
            <w:tcW w:w="2618" w:type="dxa"/>
          </w:tcPr>
          <w:p w14:paraId="5D07954D"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070" w:type="dxa"/>
          </w:tcPr>
          <w:p w14:paraId="06F79C58"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720" w:type="dxa"/>
          </w:tcPr>
          <w:p w14:paraId="643588A0"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070" w:type="dxa"/>
          </w:tcPr>
          <w:p w14:paraId="74C745DA"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78DE79ED"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80" w:type="dxa"/>
            <w:gridSpan w:val="5"/>
          </w:tcPr>
          <w:p w14:paraId="0A1F9687" w14:textId="77777777" w:rsidR="00BA3934" w:rsidRPr="0065619C" w:rsidRDefault="00BA3934" w:rsidP="00D95754">
            <w:pPr>
              <w:rPr>
                <w:rFonts w:ascii="Times New Roman" w:eastAsia="Times New Roman" w:hAnsi="Times New Roman" w:cs="Times New Roman"/>
                <w:i/>
                <w:iCs/>
                <w:sz w:val="14"/>
                <w:szCs w:val="14"/>
              </w:rPr>
            </w:pPr>
            <w:r w:rsidRPr="0065619C">
              <w:rPr>
                <w:rFonts w:ascii="Times New Roman" w:eastAsia="Times New Roman" w:hAnsi="Times New Roman" w:cs="Times New Roman"/>
                <w:i/>
                <w:iCs/>
                <w:sz w:val="14"/>
                <w:szCs w:val="14"/>
              </w:rPr>
              <w:t>Euclidean Distance</w:t>
            </w:r>
          </w:p>
        </w:tc>
      </w:tr>
      <w:tr w:rsidR="00BA3934" w:rsidRPr="00AC7D67" w14:paraId="24F6C42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09F884D8"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618" w:type="dxa"/>
          </w:tcPr>
          <w:p w14:paraId="1E0CFCC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Hong Kong</w:t>
            </w:r>
          </w:p>
        </w:tc>
        <w:tc>
          <w:tcPr>
            <w:tcW w:w="2070" w:type="dxa"/>
          </w:tcPr>
          <w:p w14:paraId="734B365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Gorillaz</w:t>
            </w:r>
          </w:p>
        </w:tc>
        <w:tc>
          <w:tcPr>
            <w:tcW w:w="720" w:type="dxa"/>
          </w:tcPr>
          <w:p w14:paraId="27716B3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452B30A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D2D1D2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29CEB55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618" w:type="dxa"/>
          </w:tcPr>
          <w:p w14:paraId="7A0FFA3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Mongoloid – 2009 Remaster</w:t>
            </w:r>
          </w:p>
        </w:tc>
        <w:tc>
          <w:tcPr>
            <w:tcW w:w="2070" w:type="dxa"/>
          </w:tcPr>
          <w:p w14:paraId="51FFC70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DEVO</w:t>
            </w:r>
          </w:p>
        </w:tc>
        <w:tc>
          <w:tcPr>
            <w:tcW w:w="720" w:type="dxa"/>
          </w:tcPr>
          <w:p w14:paraId="5C82714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134019D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4DBF16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66C47A9E"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618" w:type="dxa"/>
          </w:tcPr>
          <w:p w14:paraId="1AA0FF9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Bad Habits – uncut</w:t>
            </w:r>
          </w:p>
        </w:tc>
        <w:tc>
          <w:tcPr>
            <w:tcW w:w="2070" w:type="dxa"/>
          </w:tcPr>
          <w:p w14:paraId="2D7A889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Maxwell</w:t>
            </w:r>
          </w:p>
        </w:tc>
        <w:tc>
          <w:tcPr>
            <w:tcW w:w="720" w:type="dxa"/>
          </w:tcPr>
          <w:p w14:paraId="50D7EEC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06F0899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4BB4EFF"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14C9AE94"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618" w:type="dxa"/>
          </w:tcPr>
          <w:p w14:paraId="183B1E4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Stepping Into Tomorrow </w:t>
            </w:r>
          </w:p>
        </w:tc>
        <w:tc>
          <w:tcPr>
            <w:tcW w:w="2070" w:type="dxa"/>
          </w:tcPr>
          <w:p w14:paraId="2F05AB0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Donald Byrd</w:t>
            </w:r>
          </w:p>
        </w:tc>
        <w:tc>
          <w:tcPr>
            <w:tcW w:w="720" w:type="dxa"/>
          </w:tcPr>
          <w:p w14:paraId="077F744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3F9C92D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79A5BD7"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50D2929C"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618" w:type="dxa"/>
          </w:tcPr>
          <w:p w14:paraId="394F3BD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This Town (feat. Sasha Sloan)</w:t>
            </w:r>
          </w:p>
        </w:tc>
        <w:tc>
          <w:tcPr>
            <w:tcW w:w="2070" w:type="dxa"/>
          </w:tcPr>
          <w:p w14:paraId="2FB6B644"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Kygo</w:t>
            </w:r>
            <w:proofErr w:type="spellEnd"/>
            <w:r>
              <w:rPr>
                <w:rFonts w:ascii="Times New Roman" w:eastAsia="Times New Roman" w:hAnsi="Times New Roman" w:cs="Times New Roman"/>
                <w:sz w:val="14"/>
                <w:szCs w:val="14"/>
              </w:rPr>
              <w:t>, Sasha Sloan</w:t>
            </w:r>
          </w:p>
        </w:tc>
        <w:tc>
          <w:tcPr>
            <w:tcW w:w="720" w:type="dxa"/>
          </w:tcPr>
          <w:p w14:paraId="0F7B136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7FA492A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2E5F6FE"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280" w:type="dxa"/>
            <w:gridSpan w:val="5"/>
          </w:tcPr>
          <w:p w14:paraId="27C24536" w14:textId="77777777" w:rsidR="00BA3934" w:rsidRPr="00BB7529" w:rsidRDefault="00BA3934" w:rsidP="00D95754">
            <w:pPr>
              <w:rPr>
                <w:rFonts w:ascii="Times New Roman" w:eastAsia="Times New Roman" w:hAnsi="Times New Roman" w:cs="Times New Roman"/>
                <w:i/>
                <w:iCs/>
                <w:sz w:val="14"/>
                <w:szCs w:val="14"/>
              </w:rPr>
            </w:pPr>
            <w:r w:rsidRPr="00BB7529">
              <w:rPr>
                <w:rFonts w:ascii="Times New Roman" w:eastAsia="Times New Roman" w:hAnsi="Times New Roman" w:cs="Times New Roman"/>
                <w:i/>
                <w:iCs/>
                <w:sz w:val="14"/>
                <w:szCs w:val="14"/>
              </w:rPr>
              <w:lastRenderedPageBreak/>
              <w:t>Cosine Similarity</w:t>
            </w:r>
          </w:p>
        </w:tc>
      </w:tr>
      <w:tr w:rsidR="00BA3934" w:rsidRPr="00AC7D67" w14:paraId="2D1CBFCA"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2B4147F7"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618" w:type="dxa"/>
          </w:tcPr>
          <w:p w14:paraId="0272927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Citgo</w:t>
            </w:r>
          </w:p>
        </w:tc>
        <w:tc>
          <w:tcPr>
            <w:tcW w:w="2070" w:type="dxa"/>
          </w:tcPr>
          <w:p w14:paraId="0069C0D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Chief Keef</w:t>
            </w:r>
          </w:p>
        </w:tc>
        <w:tc>
          <w:tcPr>
            <w:tcW w:w="720" w:type="dxa"/>
          </w:tcPr>
          <w:p w14:paraId="7418ABC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070" w:type="dxa"/>
          </w:tcPr>
          <w:p w14:paraId="718241A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561A5C3"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42F67D6D"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618" w:type="dxa"/>
          </w:tcPr>
          <w:p w14:paraId="05369EA9"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Hello, Dolly!</w:t>
            </w:r>
          </w:p>
        </w:tc>
        <w:tc>
          <w:tcPr>
            <w:tcW w:w="2070" w:type="dxa"/>
          </w:tcPr>
          <w:p w14:paraId="1B7167A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Paul </w:t>
            </w:r>
            <w:proofErr w:type="spellStart"/>
            <w:r>
              <w:rPr>
                <w:rFonts w:ascii="Times New Roman" w:eastAsia="Times New Roman" w:hAnsi="Times New Roman" w:cs="Times New Roman"/>
                <w:sz w:val="14"/>
                <w:szCs w:val="14"/>
              </w:rPr>
              <w:t>Anka</w:t>
            </w:r>
            <w:proofErr w:type="spellEnd"/>
          </w:p>
        </w:tc>
        <w:tc>
          <w:tcPr>
            <w:tcW w:w="720" w:type="dxa"/>
          </w:tcPr>
          <w:p w14:paraId="68A141B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0D63B69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ADFFC49"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4E2105ED"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618" w:type="dxa"/>
          </w:tcPr>
          <w:p w14:paraId="63ED3800"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Love, Life And Money</w:t>
            </w:r>
          </w:p>
        </w:tc>
        <w:tc>
          <w:tcPr>
            <w:tcW w:w="2070" w:type="dxa"/>
          </w:tcPr>
          <w:p w14:paraId="1E8A4F37"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Little Willie John</w:t>
            </w:r>
          </w:p>
        </w:tc>
        <w:tc>
          <w:tcPr>
            <w:tcW w:w="720" w:type="dxa"/>
          </w:tcPr>
          <w:p w14:paraId="3B0DA41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155C8ED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084D6E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1DDE48E0"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618" w:type="dxa"/>
          </w:tcPr>
          <w:p w14:paraId="739E705F"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Tadow</w:t>
            </w:r>
            <w:proofErr w:type="spellEnd"/>
          </w:p>
        </w:tc>
        <w:tc>
          <w:tcPr>
            <w:tcW w:w="2070" w:type="dxa"/>
          </w:tcPr>
          <w:p w14:paraId="2049D2CB"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Masego</w:t>
            </w:r>
            <w:proofErr w:type="spellEnd"/>
            <w:r>
              <w:rPr>
                <w:rFonts w:ascii="Times New Roman" w:eastAsia="Times New Roman" w:hAnsi="Times New Roman" w:cs="Times New Roman"/>
                <w:sz w:val="14"/>
                <w:szCs w:val="14"/>
              </w:rPr>
              <w:t xml:space="preserve"> FKJ</w:t>
            </w:r>
          </w:p>
        </w:tc>
        <w:tc>
          <w:tcPr>
            <w:tcW w:w="720" w:type="dxa"/>
          </w:tcPr>
          <w:p w14:paraId="4B2866F9"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070" w:type="dxa"/>
          </w:tcPr>
          <w:p w14:paraId="68034542"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Already in my library</w:t>
            </w:r>
          </w:p>
        </w:tc>
      </w:tr>
      <w:tr w:rsidR="00BA3934" w:rsidRPr="00AC7D67" w14:paraId="6C2B1B56"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63356BA1"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618" w:type="dxa"/>
          </w:tcPr>
          <w:p w14:paraId="136EE82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Good Vibrations – Remastered</w:t>
            </w:r>
          </w:p>
        </w:tc>
        <w:tc>
          <w:tcPr>
            <w:tcW w:w="2070" w:type="dxa"/>
          </w:tcPr>
          <w:p w14:paraId="20CD639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Beach Boys</w:t>
            </w:r>
          </w:p>
        </w:tc>
        <w:tc>
          <w:tcPr>
            <w:tcW w:w="720" w:type="dxa"/>
          </w:tcPr>
          <w:p w14:paraId="02721A2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6E63226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4CC4AE40" w14:textId="77777777" w:rsidR="00BA3934" w:rsidRDefault="00BA3934" w:rsidP="00BA3934">
      <w:pPr>
        <w:pStyle w:val="ListParagraph"/>
        <w:spacing w:after="0"/>
        <w:ind w:left="1080"/>
        <w:rPr>
          <w:rFonts w:ascii="Times New Roman" w:eastAsia="Times New Roman" w:hAnsi="Times New Roman" w:cs="Times New Roman"/>
        </w:rPr>
      </w:pPr>
    </w:p>
    <w:p w14:paraId="305D9868" w14:textId="77777777" w:rsidR="00BA3934" w:rsidRPr="005E1059" w:rsidRDefault="00BA3934" w:rsidP="00BA3934">
      <w:pPr>
        <w:pStyle w:val="ListParagraph"/>
        <w:spacing w:after="0"/>
        <w:ind w:left="10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felt disappointed that none of the songs met the criteria of being added to my library based on either Euclidean Distance or Cosine Similarity metrics, except that one song </w:t>
      </w:r>
      <w:proofErr w:type="spellStart"/>
      <w:r w:rsidRPr="005E1059">
        <w:rPr>
          <w:rFonts w:ascii="Times New Roman" w:eastAsia="Times New Roman" w:hAnsi="Times New Roman" w:cs="Times New Roman"/>
          <w:i/>
          <w:iCs/>
          <w:sz w:val="24"/>
          <w:szCs w:val="24"/>
        </w:rPr>
        <w:t>Tadow</w:t>
      </w:r>
      <w:proofErr w:type="spellEnd"/>
      <w:r w:rsidRPr="005E1059">
        <w:rPr>
          <w:rFonts w:ascii="Times New Roman" w:eastAsia="Times New Roman" w:hAnsi="Times New Roman" w:cs="Times New Roman"/>
          <w:sz w:val="24"/>
          <w:szCs w:val="24"/>
        </w:rPr>
        <w:t xml:space="preserve"> which was already in my library. I am unsure why the collaborative filtering method is performing poorly. My initial thought is due to the nature of the generalized dataset. This dataset consists of 170,654 pieces songs stored in Spotify database, spanning from year 1921 to 2020. Given that I was born in 1990s, it is possible that I may not fully appreciate songs from the 1990s or earlier. Therefore, I retrieved the year information for these 10 songs as shown in the below two screenshots. As expected, six out of 10 songs are from earlier decades. Another issue, from my perspective, may be that using a single song as a target and then finding the most similar songs based on two similarity metrics could not provide a comprehensive view of the algorithm’s performance. Hence, I am considering testing the algorithm with multiple target songs to evaluate its robustness and reliability. This approach can provide the algorithm with more comprehensive information of the audio features, which may improve the performance. I will address this approach in the Reviewing the Process – Process Evaluation Report part.</w:t>
      </w:r>
    </w:p>
    <w:p w14:paraId="11AC8861" w14:textId="77777777" w:rsidR="00BA3934" w:rsidRDefault="00BA3934" w:rsidP="00BA3934">
      <w:pPr>
        <w:pStyle w:val="ListParagraph"/>
        <w:spacing w:after="0"/>
        <w:ind w:left="1080"/>
        <w:rPr>
          <w:rFonts w:ascii="Times New Roman" w:eastAsia="Times New Roman" w:hAnsi="Times New Roman" w:cs="Times New Roman"/>
          <w:i/>
          <w:iCs/>
          <w:color w:val="70AD47" w:themeColor="accent6"/>
        </w:rPr>
      </w:pPr>
    </w:p>
    <w:p w14:paraId="22F8A65D" w14:textId="77777777" w:rsidR="00BA3934" w:rsidRDefault="00BA3934" w:rsidP="00BA3934">
      <w:pPr>
        <w:pStyle w:val="ListParagraph"/>
        <w:spacing w:after="0"/>
        <w:ind w:left="108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Code</w:t>
      </w:r>
    </w:p>
    <w:p w14:paraId="38130F4F" w14:textId="77777777" w:rsidR="00BA3934" w:rsidRDefault="00BA3934" w:rsidP="00BA3934">
      <w:pPr>
        <w:pStyle w:val="ListParagraph"/>
        <w:spacing w:after="0"/>
        <w:ind w:left="1080"/>
        <w:rPr>
          <w:rFonts w:ascii="Times New Roman" w:eastAsia="Times New Roman" w:hAnsi="Times New Roman" w:cs="Times New Roman"/>
          <w:i/>
          <w:iCs/>
          <w:color w:val="70AD47" w:themeColor="accent6"/>
        </w:rPr>
      </w:pPr>
      <w:r>
        <w:rPr>
          <w:noProof/>
        </w:rPr>
        <w:drawing>
          <wp:inline distT="0" distB="0" distL="0" distR="0" wp14:anchorId="6AA17435" wp14:editId="4EF3F95C">
            <wp:extent cx="5272405" cy="101899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7535" cy="1031582"/>
                    </a:xfrm>
                    <a:prstGeom prst="rect">
                      <a:avLst/>
                    </a:prstGeom>
                  </pic:spPr>
                </pic:pic>
              </a:graphicData>
            </a:graphic>
          </wp:inline>
        </w:drawing>
      </w:r>
    </w:p>
    <w:p w14:paraId="4E3F1527" w14:textId="77777777" w:rsidR="00BA3934" w:rsidRDefault="00BA3934" w:rsidP="00BA3934">
      <w:pPr>
        <w:pStyle w:val="ListParagraph"/>
        <w:spacing w:after="0"/>
        <w:ind w:left="1080"/>
        <w:rPr>
          <w:rFonts w:ascii="Times New Roman" w:eastAsia="Times New Roman" w:hAnsi="Times New Roman" w:cs="Times New Roman"/>
          <w:i/>
          <w:iCs/>
          <w:color w:val="70AD47" w:themeColor="accent6"/>
        </w:rPr>
      </w:pPr>
    </w:p>
    <w:p w14:paraId="651B4FA2" w14:textId="77777777" w:rsidR="00BA3934" w:rsidRDefault="00BA3934" w:rsidP="00BA3934">
      <w:pPr>
        <w:pStyle w:val="ListParagraph"/>
        <w:spacing w:after="0"/>
        <w:ind w:left="1080"/>
        <w:rPr>
          <w:rFonts w:ascii="Times New Roman" w:eastAsia="Times New Roman" w:hAnsi="Times New Roman" w:cs="Times New Roman"/>
        </w:rPr>
      </w:pPr>
      <w:r w:rsidRPr="00EC42DD">
        <w:rPr>
          <w:rFonts w:ascii="Times New Roman" w:eastAsia="Times New Roman" w:hAnsi="Times New Roman" w:cs="Times New Roman"/>
          <w:i/>
          <w:iCs/>
          <w:color w:val="70AD47" w:themeColor="accent6"/>
        </w:rPr>
        <w:t>Output</w:t>
      </w:r>
    </w:p>
    <w:p w14:paraId="63CAEB37" w14:textId="77777777" w:rsidR="00BA3934" w:rsidRDefault="00BA3934" w:rsidP="00BA3934">
      <w:pPr>
        <w:pStyle w:val="ListParagraph"/>
        <w:spacing w:after="0"/>
        <w:ind w:left="1080"/>
        <w:rPr>
          <w:rFonts w:ascii="Times New Roman" w:eastAsia="Times New Roman" w:hAnsi="Times New Roman" w:cs="Times New Roman"/>
        </w:rPr>
      </w:pPr>
      <w:r>
        <w:rPr>
          <w:noProof/>
        </w:rPr>
        <w:drawing>
          <wp:inline distT="0" distB="0" distL="0" distR="0" wp14:anchorId="00B20BAD" wp14:editId="4976A9BD">
            <wp:extent cx="21621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62175" cy="1485900"/>
                    </a:xfrm>
                    <a:prstGeom prst="rect">
                      <a:avLst/>
                    </a:prstGeom>
                  </pic:spPr>
                </pic:pic>
              </a:graphicData>
            </a:graphic>
          </wp:inline>
        </w:drawing>
      </w:r>
    </w:p>
    <w:p w14:paraId="7AAE965C" w14:textId="77777777" w:rsidR="00BA3934" w:rsidRDefault="00BA3934" w:rsidP="00BA3934">
      <w:pPr>
        <w:rPr>
          <w:rFonts w:ascii="Times New Roman" w:eastAsia="Times New Roman" w:hAnsi="Times New Roman" w:cs="Times New Roman"/>
        </w:rPr>
      </w:pPr>
    </w:p>
    <w:p w14:paraId="16CB5184" w14:textId="77777777" w:rsidR="00BA3934" w:rsidRDefault="00BA3934" w:rsidP="00BA3934">
      <w:pPr>
        <w:pStyle w:val="ListParagraph"/>
        <w:rPr>
          <w:rFonts w:ascii="Times New Roman" w:hAnsi="Times New Roman" w:cs="Times New Roman"/>
        </w:rPr>
      </w:pPr>
    </w:p>
    <w:p w14:paraId="110305CE" w14:textId="77777777" w:rsidR="00BA3934" w:rsidRPr="005E1059" w:rsidRDefault="00BA3934" w:rsidP="00BA3934">
      <w:pPr>
        <w:pStyle w:val="ListParagraph"/>
        <w:numPr>
          <w:ilvl w:val="0"/>
          <w:numId w:val="22"/>
        </w:numPr>
        <w:rPr>
          <w:rFonts w:ascii="Times New Roman" w:hAnsi="Times New Roman" w:cs="Times New Roman"/>
          <w:sz w:val="24"/>
          <w:szCs w:val="24"/>
        </w:rPr>
      </w:pPr>
      <w:r w:rsidRPr="005E1059">
        <w:rPr>
          <w:rFonts w:ascii="Times New Roman" w:hAnsi="Times New Roman" w:cs="Times New Roman"/>
          <w:sz w:val="24"/>
          <w:szCs w:val="24"/>
        </w:rPr>
        <w:t>The business goals for this project are: 1) explore the behind algorithms of music recommendation systems; and 2) optimize the recommendation system to benefit Spotify users.</w:t>
      </w:r>
    </w:p>
    <w:p w14:paraId="3C0262F0" w14:textId="77777777" w:rsidR="00BA3934" w:rsidRPr="005E1059" w:rsidRDefault="00BA3934" w:rsidP="00BA3934">
      <w:pPr>
        <w:pStyle w:val="ListParagraph"/>
        <w:rPr>
          <w:rFonts w:ascii="Times New Roman" w:hAnsi="Times New Roman" w:cs="Times New Roman"/>
          <w:sz w:val="24"/>
          <w:szCs w:val="24"/>
        </w:rPr>
      </w:pPr>
      <w:r w:rsidRPr="005E1059">
        <w:rPr>
          <w:rFonts w:ascii="Times New Roman" w:hAnsi="Times New Roman" w:cs="Times New Roman"/>
          <w:sz w:val="24"/>
          <w:szCs w:val="24"/>
        </w:rPr>
        <w:t xml:space="preserve">From the current standpoint, only the content-based filtering method meets my business goals. With regard to the collaborative filtering method, I will revise and see if it can </w:t>
      </w:r>
      <w:r w:rsidRPr="005E1059">
        <w:rPr>
          <w:rFonts w:ascii="Times New Roman" w:hAnsi="Times New Roman" w:cs="Times New Roman"/>
          <w:sz w:val="24"/>
          <w:szCs w:val="24"/>
        </w:rPr>
        <w:lastRenderedPageBreak/>
        <w:t xml:space="preserve">meet the business goals. As content-based filtering method outperforms Spotify Discover Weekly, I think that I optimized the recommendation system algorithm. By sharing my work on the public platform, I can benefit Spotify users by providing them with access to my code. </w:t>
      </w:r>
    </w:p>
    <w:p w14:paraId="429A6662" w14:textId="77777777" w:rsidR="00BA3934" w:rsidRDefault="00BA3934" w:rsidP="00BA3934">
      <w:pPr>
        <w:rPr>
          <w:rFonts w:ascii="Times New Roman" w:eastAsia="Times New Roman" w:hAnsi="Times New Roman" w:cs="Times New Roman"/>
        </w:rPr>
      </w:pPr>
    </w:p>
    <w:p w14:paraId="3856853C" w14:textId="77777777" w:rsidR="00BA3934" w:rsidRDefault="00BA3934" w:rsidP="00BA3934">
      <w:pPr>
        <w:rPr>
          <w:rFonts w:ascii="Times New Roman" w:eastAsia="Times New Roman" w:hAnsi="Times New Roman" w:cs="Times New Roman"/>
          <w:b/>
          <w:bCs/>
          <w:color w:val="70AD47"/>
        </w:rPr>
      </w:pPr>
      <w:r>
        <w:rPr>
          <w:rFonts w:ascii="Times New Roman" w:eastAsia="Times New Roman" w:hAnsi="Times New Roman" w:cs="Times New Roman"/>
          <w:b/>
          <w:bCs/>
          <w:color w:val="70AD47"/>
        </w:rPr>
        <w:t>Deliverable 2: Model Approval</w:t>
      </w:r>
    </w:p>
    <w:p w14:paraId="6A421B26" w14:textId="77777777" w:rsidR="00BA3934" w:rsidRDefault="00BA3934" w:rsidP="00BA3934">
      <w:pPr>
        <w:rPr>
          <w:rFonts w:ascii="Times New Roman" w:eastAsia="Times New Roman" w:hAnsi="Times New Roman" w:cs="Times New Roman"/>
          <w:b/>
          <w:bCs/>
          <w:color w:val="70AD47"/>
        </w:rPr>
      </w:pPr>
    </w:p>
    <w:p w14:paraId="05185E2B" w14:textId="77777777" w:rsidR="00BA3934" w:rsidRDefault="00BA3934" w:rsidP="00BA3934">
      <w:pPr>
        <w:rPr>
          <w:rFonts w:ascii="Times New Roman" w:hAnsi="Times New Roman" w:cs="Times New Roman"/>
        </w:rPr>
      </w:pPr>
      <w:r>
        <w:rPr>
          <w:rFonts w:ascii="Times New Roman" w:hAnsi="Times New Roman" w:cs="Times New Roman"/>
        </w:rPr>
        <w:t xml:space="preserve">In conclusion, the simple linear regression model worked pretty well. It has 30% accuracy, outperforming the Spotify Discover Weekly. The model meets the project business criteria. </w:t>
      </w:r>
    </w:p>
    <w:p w14:paraId="12E1578A" w14:textId="77777777" w:rsidR="00BA3934" w:rsidRDefault="00BA3934" w:rsidP="00BA3934">
      <w:pPr>
        <w:rPr>
          <w:rFonts w:ascii="Times New Roman" w:hAnsi="Times New Roman" w:cs="Times New Roman"/>
        </w:rPr>
      </w:pPr>
    </w:p>
    <w:p w14:paraId="69E7FA49" w14:textId="77777777" w:rsidR="00BA3934" w:rsidRPr="00FD7905" w:rsidRDefault="00BA3934" w:rsidP="00BA3934">
      <w:pPr>
        <w:rPr>
          <w:rFonts w:ascii="Times New Roman" w:hAnsi="Times New Roman" w:cs="Times New Roman"/>
        </w:rPr>
      </w:pPr>
      <w:r>
        <w:rPr>
          <w:rFonts w:ascii="Times New Roman" w:hAnsi="Times New Roman" w:cs="Times New Roman"/>
        </w:rPr>
        <w:t xml:space="preserve">At present, the two similarity metrics unfortunately did not perform as well as the simple linear regression model. However, I am still in the process of making revisions, and the model approval is still pending. </w:t>
      </w:r>
    </w:p>
    <w:p w14:paraId="0379A25B" w14:textId="77777777" w:rsidR="00BA3934" w:rsidRDefault="00BA3934" w:rsidP="00BA3934">
      <w:pPr>
        <w:rPr>
          <w:rFonts w:ascii="Times New Roman" w:eastAsia="Times New Roman" w:hAnsi="Times New Roman" w:cs="Times New Roman"/>
          <w:b/>
          <w:bCs/>
          <w:color w:val="70AD47"/>
        </w:rPr>
      </w:pPr>
    </w:p>
    <w:p w14:paraId="6C563CBF"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5.2: Reviewing the Process</w:t>
      </w:r>
    </w:p>
    <w:p w14:paraId="4365545D" w14:textId="77777777" w:rsidR="00BA3934" w:rsidDel="004B6D70" w:rsidRDefault="00BA3934" w:rsidP="00BA3934">
      <w:pPr>
        <w:rPr>
          <w:del w:id="293" w:author="Lin, Madeline" w:date="2023-04-07T22:53:00Z"/>
          <w:rFonts w:ascii="Times New Roman" w:eastAsia="Times New Roman" w:hAnsi="Times New Roman" w:cs="Times New Roman"/>
          <w:b/>
          <w:bCs/>
          <w:color w:val="70AD47"/>
        </w:rPr>
      </w:pPr>
    </w:p>
    <w:p w14:paraId="216239B2" w14:textId="77777777" w:rsidR="00BA3934" w:rsidRDefault="00BA3934" w:rsidP="00BA3934">
      <w:pPr>
        <w:rPr>
          <w:rFonts w:ascii="Times New Roman" w:eastAsia="Times New Roman" w:hAnsi="Times New Roman" w:cs="Times New Roman"/>
          <w:b/>
          <w:bCs/>
          <w:color w:val="70AD47"/>
        </w:rPr>
      </w:pPr>
      <w:r>
        <w:rPr>
          <w:rFonts w:ascii="Times New Roman" w:eastAsia="Times New Roman" w:hAnsi="Times New Roman" w:cs="Times New Roman"/>
          <w:b/>
          <w:bCs/>
          <w:color w:val="70AD47"/>
        </w:rPr>
        <w:t>Deliverable: Process Evaluation Report</w:t>
      </w:r>
    </w:p>
    <w:p w14:paraId="504C2732" w14:textId="77777777" w:rsidR="00BA3934" w:rsidRDefault="00BA3934" w:rsidP="00BA3934">
      <w:pPr>
        <w:rPr>
          <w:rFonts w:ascii="Times New Roman" w:eastAsia="Times New Roman" w:hAnsi="Times New Roman" w:cs="Times New Roman"/>
          <w:b/>
          <w:bCs/>
          <w:color w:val="70AD47"/>
        </w:rPr>
      </w:pPr>
    </w:p>
    <w:p w14:paraId="14889896" w14:textId="77777777" w:rsidR="00BA3934" w:rsidRDefault="00BA3934" w:rsidP="00BA3934">
      <w:pPr>
        <w:rPr>
          <w:rFonts w:ascii="Times New Roman" w:hAnsi="Times New Roman" w:cs="Times New Roman"/>
        </w:rPr>
      </w:pPr>
      <w:r>
        <w:rPr>
          <w:rFonts w:ascii="Times New Roman" w:hAnsi="Times New Roman" w:cs="Times New Roman"/>
        </w:rPr>
        <w:t xml:space="preserve">At this stage, </w:t>
      </w:r>
      <w:r w:rsidRPr="00B7649A">
        <w:rPr>
          <w:rFonts w:ascii="Times New Roman" w:hAnsi="Times New Roman" w:cs="Times New Roman"/>
        </w:rPr>
        <w:t>it</w:t>
      </w:r>
      <w:r>
        <w:rPr>
          <w:rFonts w:ascii="Times New Roman" w:hAnsi="Times New Roman" w:cs="Times New Roman"/>
        </w:rPr>
        <w:t xml:space="preserve"> is</w:t>
      </w:r>
      <w:r w:rsidRPr="00B7649A">
        <w:rPr>
          <w:rFonts w:ascii="Times New Roman" w:hAnsi="Times New Roman" w:cs="Times New Roman"/>
        </w:rPr>
        <w:t xml:space="preserve"> time to </w:t>
      </w:r>
      <w:r>
        <w:rPr>
          <w:rFonts w:ascii="Times New Roman" w:hAnsi="Times New Roman" w:cs="Times New Roman"/>
        </w:rPr>
        <w:t>evaluate the process and the steps taken for this project. I have completed the first five phases of the project, and the Modeling Evaluation phase is currently ongoing.</w:t>
      </w:r>
    </w:p>
    <w:p w14:paraId="575269CA" w14:textId="77777777" w:rsidR="00BA3934" w:rsidRDefault="00BA3934" w:rsidP="00BA3934">
      <w:pPr>
        <w:rPr>
          <w:rFonts w:ascii="Times New Roman" w:hAnsi="Times New Roman" w:cs="Times New Roman"/>
        </w:rPr>
      </w:pPr>
    </w:p>
    <w:p w14:paraId="0FB1462C" w14:textId="77777777" w:rsidR="00BA3934" w:rsidRPr="005E1059" w:rsidRDefault="00BA3934" w:rsidP="00BA3934">
      <w:pPr>
        <w:pStyle w:val="ListParagraph"/>
        <w:numPr>
          <w:ilvl w:val="0"/>
          <w:numId w:val="22"/>
        </w:numPr>
        <w:spacing w:after="0"/>
        <w:rPr>
          <w:rFonts w:ascii="Times New Roman" w:hAnsi="Times New Roman" w:cs="Times New Roman"/>
          <w:sz w:val="24"/>
          <w:szCs w:val="24"/>
        </w:rPr>
      </w:pPr>
      <w:r w:rsidRPr="005E1059">
        <w:rPr>
          <w:rFonts w:ascii="Times New Roman" w:hAnsi="Times New Roman" w:cs="Times New Roman"/>
          <w:sz w:val="24"/>
          <w:szCs w:val="24"/>
        </w:rPr>
        <w:t>Let’s Get Started</w:t>
      </w:r>
    </w:p>
    <w:p w14:paraId="1EDDCD05" w14:textId="77777777" w:rsidR="00BA3934" w:rsidRPr="005E1059" w:rsidRDefault="00BA3934" w:rsidP="00BA3934">
      <w:pPr>
        <w:pStyle w:val="ListParagraph"/>
        <w:spacing w:after="0"/>
        <w:ind w:left="1080"/>
        <w:rPr>
          <w:rFonts w:ascii="Times New Roman" w:hAnsi="Times New Roman" w:cs="Times New Roman"/>
          <w:sz w:val="24"/>
          <w:szCs w:val="24"/>
        </w:rPr>
      </w:pPr>
    </w:p>
    <w:p w14:paraId="3E0EF3C9"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This assignment provides an overview of my proposed project for this course. It includes a brief description of the project, the reasons for my choice of the topic, the datasets that I will be working with, and the methods that I plan to use.</w:t>
      </w:r>
    </w:p>
    <w:p w14:paraId="5EAB3DFC" w14:textId="77777777" w:rsidR="00BA3934" w:rsidRPr="005E1059" w:rsidRDefault="00BA3934" w:rsidP="00BA3934">
      <w:pPr>
        <w:rPr>
          <w:rFonts w:ascii="Times New Roman" w:hAnsi="Times New Roman" w:cs="Times New Roman"/>
          <w:sz w:val="28"/>
          <w:szCs w:val="28"/>
        </w:rPr>
      </w:pPr>
    </w:p>
    <w:p w14:paraId="6A75CFD3"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As this is the very preliminary phase, I was able to quickly come up with the idea of working on a cool data project about Spotify, which has always been my passion. I think that nothing was overlooked, the steps were properly executed, sufficient time was given to this assignment, and no issues or problems that could impact the final product be corrected before deployment.</w:t>
      </w:r>
    </w:p>
    <w:p w14:paraId="44B2C557" w14:textId="77777777" w:rsidR="00BA3934" w:rsidRDefault="00BA3934" w:rsidP="00BA3934">
      <w:pPr>
        <w:pStyle w:val="ListParagraph"/>
        <w:spacing w:after="0"/>
        <w:ind w:left="1080"/>
        <w:rPr>
          <w:rFonts w:ascii="Times New Roman" w:hAnsi="Times New Roman" w:cs="Times New Roman"/>
        </w:rPr>
      </w:pPr>
    </w:p>
    <w:p w14:paraId="194985D5" w14:textId="77777777" w:rsidR="00BA3934" w:rsidRPr="005E1059" w:rsidRDefault="00BA3934" w:rsidP="00BA3934">
      <w:pPr>
        <w:pStyle w:val="ListParagraph"/>
        <w:numPr>
          <w:ilvl w:val="0"/>
          <w:numId w:val="22"/>
        </w:numPr>
        <w:spacing w:after="0"/>
        <w:rPr>
          <w:rFonts w:ascii="Times New Roman" w:hAnsi="Times New Roman" w:cs="Times New Roman"/>
          <w:sz w:val="24"/>
          <w:szCs w:val="24"/>
        </w:rPr>
      </w:pPr>
      <w:r w:rsidRPr="005E1059">
        <w:rPr>
          <w:rFonts w:ascii="Times New Roman" w:hAnsi="Times New Roman" w:cs="Times New Roman"/>
          <w:sz w:val="24"/>
          <w:szCs w:val="24"/>
        </w:rPr>
        <w:t>1.0 Business Understanding</w:t>
      </w:r>
    </w:p>
    <w:p w14:paraId="349FED15" w14:textId="77777777" w:rsidR="00BA3934" w:rsidRPr="005E1059" w:rsidRDefault="00BA3934" w:rsidP="00BA3934">
      <w:pPr>
        <w:pStyle w:val="ListParagraph"/>
        <w:spacing w:after="0"/>
        <w:rPr>
          <w:rFonts w:ascii="Times New Roman" w:hAnsi="Times New Roman" w:cs="Times New Roman"/>
          <w:sz w:val="24"/>
          <w:szCs w:val="24"/>
        </w:rPr>
      </w:pPr>
    </w:p>
    <w:p w14:paraId="76571B03"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This assignment provides a comprehensive overview of my project from the business perspective. It includes a detailed project scope, which encompasses the background/program management, business goals, business success criteria, constraints, and organizational and business impact. Moreover, it covers the assessment of the project’s situation, which includes the inventory of resources, requirement, assumptions and constraints, risks, contingencies, terminology, costs and benefits. Finally, it includes the data mining scope that details the data mining goals, success criteria, and resource plan that details project plan and initial assessment of tools and techniques.</w:t>
      </w:r>
    </w:p>
    <w:p w14:paraId="06B440DF" w14:textId="77777777" w:rsidR="00BA3934" w:rsidRPr="005E1059" w:rsidRDefault="00BA3934" w:rsidP="00BA3934">
      <w:pPr>
        <w:rPr>
          <w:rFonts w:ascii="Times New Roman" w:hAnsi="Times New Roman" w:cs="Times New Roman"/>
          <w:sz w:val="28"/>
          <w:szCs w:val="28"/>
        </w:rPr>
      </w:pPr>
    </w:p>
    <w:p w14:paraId="4C296B60"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lastRenderedPageBreak/>
        <w:t>I remembered that the due date of this assignment is at the end of January, when my workload was particularly heavy. However, I was still able to complete the assignment on time. There was nothing being overlooked, the steps were properly executed, and no issues or problems that could impact the final product be corrected before deployment. However, not sufficient time was given to this assignment. I conducted some research in terms of the Spotify recommendation system algorithms and searched for appropriate datasets for statistical modeling. While I was satisfied with the datasets I found, I wish I could delve deeper into public perceptions of the Spotify recommendation system by reading more research papers.</w:t>
      </w:r>
    </w:p>
    <w:p w14:paraId="6C091CD6" w14:textId="77777777" w:rsidR="00BA3934" w:rsidRDefault="00BA3934" w:rsidP="00BA3934">
      <w:pPr>
        <w:pStyle w:val="ListParagraph"/>
        <w:spacing w:after="0"/>
        <w:rPr>
          <w:rFonts w:ascii="Times New Roman" w:hAnsi="Times New Roman" w:cs="Times New Roman"/>
        </w:rPr>
      </w:pPr>
    </w:p>
    <w:p w14:paraId="34A42B37" w14:textId="77777777" w:rsidR="00BA3934" w:rsidRPr="005E1059" w:rsidRDefault="00BA3934" w:rsidP="00BA3934">
      <w:pPr>
        <w:pStyle w:val="ListParagraph"/>
        <w:numPr>
          <w:ilvl w:val="0"/>
          <w:numId w:val="22"/>
        </w:numPr>
        <w:spacing w:after="0"/>
        <w:rPr>
          <w:rFonts w:ascii="Times New Roman" w:hAnsi="Times New Roman" w:cs="Times New Roman"/>
          <w:sz w:val="24"/>
          <w:szCs w:val="24"/>
        </w:rPr>
      </w:pPr>
      <w:r w:rsidRPr="005E1059">
        <w:rPr>
          <w:rFonts w:ascii="Times New Roman" w:hAnsi="Times New Roman" w:cs="Times New Roman"/>
          <w:sz w:val="24"/>
          <w:szCs w:val="24"/>
        </w:rPr>
        <w:t>2.0 Data Understanding</w:t>
      </w:r>
    </w:p>
    <w:p w14:paraId="191A9EFF" w14:textId="77777777" w:rsidR="00BA3934" w:rsidRPr="005E1059" w:rsidRDefault="00BA3934" w:rsidP="00BA3934">
      <w:pPr>
        <w:pStyle w:val="ListParagraph"/>
        <w:spacing w:after="0"/>
        <w:ind w:left="1080"/>
        <w:rPr>
          <w:rFonts w:ascii="Times New Roman" w:hAnsi="Times New Roman" w:cs="Times New Roman"/>
          <w:sz w:val="24"/>
          <w:szCs w:val="24"/>
        </w:rPr>
      </w:pPr>
    </w:p>
    <w:p w14:paraId="2D525117" w14:textId="77777777" w:rsidR="00BA3934" w:rsidRPr="005E1059" w:rsidRDefault="00BA3934" w:rsidP="00BA3934">
      <w:pPr>
        <w:pStyle w:val="ListParagraph"/>
        <w:numPr>
          <w:ilvl w:val="0"/>
          <w:numId w:val="35"/>
        </w:numPr>
        <w:spacing w:after="0"/>
        <w:rPr>
          <w:rFonts w:ascii="Times New Roman" w:hAnsi="Times New Roman" w:cs="Times New Roman"/>
          <w:sz w:val="24"/>
          <w:szCs w:val="24"/>
        </w:rPr>
      </w:pPr>
      <w:r w:rsidRPr="005E1059">
        <w:rPr>
          <w:rFonts w:ascii="Times New Roman" w:hAnsi="Times New Roman" w:cs="Times New Roman"/>
          <w:sz w:val="24"/>
          <w:szCs w:val="24"/>
        </w:rPr>
        <w:t>This assignment is about understanding the data for my project. It includes how I gathered the data, the descriptions of the data, explorations of the data, and the verification of the data quality. In my case, I have three datasets that will be used for my project. They are individual dataset, global weekly top 100 songs dataset and generalized dataset. For each dataset, I provided the source and the format. Moreover, I described the fields of the data, including the audio features, general features and other features. Additionally, I summarized a table to show the range or distribution of the quantifiable variables. At last, I checked the data quality of all these three datasets.</w:t>
      </w:r>
    </w:p>
    <w:p w14:paraId="49FD9887" w14:textId="77777777" w:rsidR="00BA3934" w:rsidRPr="005E1059" w:rsidRDefault="00BA3934" w:rsidP="00BA3934">
      <w:pPr>
        <w:rPr>
          <w:rFonts w:ascii="Times New Roman" w:hAnsi="Times New Roman" w:cs="Times New Roman"/>
          <w:sz w:val="28"/>
          <w:szCs w:val="28"/>
        </w:rPr>
      </w:pPr>
    </w:p>
    <w:p w14:paraId="20D13D39"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I requested the extension of the due date of this assignment as I was swamped with my work at that time. Thanks to the professor’s approval, I had an extra day to work on it, so I was able to complete it without rushing. I ensured nothing was overlooked, all steps were properly executed, and no issues or problems that could impact the final product be corrected before deployment.</w:t>
      </w:r>
    </w:p>
    <w:p w14:paraId="162686CE" w14:textId="77777777" w:rsidR="00BA3934" w:rsidRPr="001510B6" w:rsidRDefault="00BA3934" w:rsidP="00BA3934">
      <w:pPr>
        <w:pStyle w:val="ListParagraph"/>
        <w:spacing w:after="0"/>
        <w:ind w:left="1080"/>
        <w:rPr>
          <w:rFonts w:ascii="Times New Roman" w:hAnsi="Times New Roman" w:cs="Times New Roman"/>
        </w:rPr>
      </w:pPr>
    </w:p>
    <w:p w14:paraId="5F0E512B" w14:textId="77777777" w:rsidR="00BA3934" w:rsidRPr="005E1059" w:rsidRDefault="00BA3934" w:rsidP="00BA3934">
      <w:pPr>
        <w:pStyle w:val="ListParagraph"/>
        <w:numPr>
          <w:ilvl w:val="0"/>
          <w:numId w:val="22"/>
        </w:numPr>
        <w:spacing w:after="0"/>
        <w:rPr>
          <w:rFonts w:ascii="Times New Roman" w:hAnsi="Times New Roman" w:cs="Times New Roman"/>
          <w:sz w:val="24"/>
          <w:szCs w:val="24"/>
        </w:rPr>
      </w:pPr>
      <w:r w:rsidRPr="005E1059">
        <w:rPr>
          <w:rFonts w:ascii="Times New Roman" w:hAnsi="Times New Roman" w:cs="Times New Roman"/>
          <w:sz w:val="24"/>
          <w:szCs w:val="24"/>
        </w:rPr>
        <w:t>3.0 Data Preparation</w:t>
      </w:r>
    </w:p>
    <w:p w14:paraId="434CD1A3" w14:textId="77777777" w:rsidR="00BA3934" w:rsidRPr="005E1059" w:rsidRDefault="00BA3934" w:rsidP="00BA3934">
      <w:pPr>
        <w:pStyle w:val="ListParagraph"/>
        <w:spacing w:after="0"/>
        <w:rPr>
          <w:rFonts w:ascii="Times New Roman" w:hAnsi="Times New Roman" w:cs="Times New Roman"/>
          <w:sz w:val="24"/>
          <w:szCs w:val="24"/>
        </w:rPr>
      </w:pPr>
    </w:p>
    <w:p w14:paraId="75132D15"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 xml:space="preserve">This assignment is about preparation of the data for my project. It includes the steps of selecting data, cleaning data, constructing data, integrating data and formatting data. For selecting the data, I elaborated the rationales of the inclusion and exclusion of the datasets. For cleaning data, I listed out the detail and action used to clean my data. For example, I removed unnecessary rows, removed zero value, renamed some columns, etc. For constructing data, I created some new variables, transferred the data across from the datasets, pulled the audio feature data from Spotify Web API. For integrating data, I merged some sub datasets. Finally, for formatting data, I ensured all three datasets were consistent in terms of the attribute naming and data format. </w:t>
      </w:r>
    </w:p>
    <w:p w14:paraId="7BB57AC8" w14:textId="77777777" w:rsidR="00BA3934" w:rsidRPr="005E1059" w:rsidRDefault="00BA3934" w:rsidP="00BA3934">
      <w:pPr>
        <w:pStyle w:val="ListParagraph"/>
        <w:spacing w:after="0"/>
        <w:ind w:left="1080"/>
        <w:rPr>
          <w:rFonts w:ascii="Times New Roman" w:hAnsi="Times New Roman" w:cs="Times New Roman"/>
          <w:sz w:val="24"/>
          <w:szCs w:val="24"/>
        </w:rPr>
      </w:pPr>
    </w:p>
    <w:p w14:paraId="7C344A1B"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 xml:space="preserve">Data preparation is a very crucial phase in the data analysis project. This process is significantly necessary because the raw data may contain errors, inconsistencies, and missing values that can affect the accuracy and validity of the analysis. Without proper data preparation, the results of the analysis can be inaccurate and misleading. We do not want garbage in, garbage out. Therefore, it is essential to invest sufficient </w:t>
      </w:r>
      <w:r w:rsidRPr="005E1059">
        <w:rPr>
          <w:rFonts w:ascii="Times New Roman" w:hAnsi="Times New Roman" w:cs="Times New Roman"/>
          <w:sz w:val="24"/>
          <w:szCs w:val="24"/>
        </w:rPr>
        <w:lastRenderedPageBreak/>
        <w:t>time and effort in the data preparation phase to ensure the accuracy and reliability before the data modeling.</w:t>
      </w:r>
    </w:p>
    <w:p w14:paraId="7D0BECF5" w14:textId="77777777" w:rsidR="00BA3934" w:rsidRPr="005E1059" w:rsidRDefault="00BA3934" w:rsidP="00BA3934">
      <w:pPr>
        <w:pStyle w:val="ListParagraph"/>
        <w:rPr>
          <w:rFonts w:ascii="Times New Roman" w:hAnsi="Times New Roman" w:cs="Times New Roman"/>
          <w:sz w:val="24"/>
          <w:szCs w:val="24"/>
        </w:rPr>
      </w:pPr>
    </w:p>
    <w:p w14:paraId="4D8E7CA6"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 xml:space="preserve">I dedicated a significant amount of time to this phase. I ensured the datasets were ready for the modeling. As I did not encounter any issues with the data quality during the modeling phase, I am confident that I did not overlook anything, executed all steps properly, and there were no issues or problems that could impact the final project to be corrected before deployment. </w:t>
      </w:r>
    </w:p>
    <w:p w14:paraId="6E50B9B4" w14:textId="77777777" w:rsidR="00BA3934" w:rsidRPr="005E1059" w:rsidRDefault="00BA3934" w:rsidP="00BA3934">
      <w:pPr>
        <w:rPr>
          <w:rFonts w:ascii="Times New Roman" w:hAnsi="Times New Roman" w:cs="Times New Roman"/>
          <w:sz w:val="28"/>
          <w:szCs w:val="28"/>
        </w:rPr>
      </w:pPr>
    </w:p>
    <w:p w14:paraId="29F12095" w14:textId="77777777" w:rsidR="00BA3934" w:rsidRPr="005E1059" w:rsidRDefault="00BA3934" w:rsidP="00BA3934">
      <w:pPr>
        <w:pStyle w:val="ListParagraph"/>
        <w:numPr>
          <w:ilvl w:val="0"/>
          <w:numId w:val="22"/>
        </w:numPr>
        <w:spacing w:after="0"/>
        <w:rPr>
          <w:rFonts w:ascii="Times New Roman" w:hAnsi="Times New Roman" w:cs="Times New Roman"/>
          <w:sz w:val="24"/>
          <w:szCs w:val="24"/>
        </w:rPr>
      </w:pPr>
      <w:r w:rsidRPr="005E1059">
        <w:rPr>
          <w:rFonts w:ascii="Times New Roman" w:hAnsi="Times New Roman" w:cs="Times New Roman"/>
          <w:sz w:val="24"/>
          <w:szCs w:val="24"/>
        </w:rPr>
        <w:t>4.0 Data Modeling</w:t>
      </w:r>
    </w:p>
    <w:p w14:paraId="227BC714" w14:textId="77777777" w:rsidR="00BA3934" w:rsidRPr="005E1059" w:rsidRDefault="00BA3934" w:rsidP="00BA3934">
      <w:pPr>
        <w:pStyle w:val="ListParagraph"/>
        <w:spacing w:after="0"/>
        <w:ind w:left="1080"/>
        <w:rPr>
          <w:rFonts w:ascii="Times New Roman" w:hAnsi="Times New Roman" w:cs="Times New Roman"/>
          <w:sz w:val="24"/>
          <w:szCs w:val="24"/>
        </w:rPr>
      </w:pPr>
    </w:p>
    <w:p w14:paraId="019100AB" w14:textId="77777777" w:rsidR="00BA3934" w:rsidRPr="005E1059" w:rsidRDefault="00BA3934" w:rsidP="00BA3934">
      <w:pPr>
        <w:pStyle w:val="ListParagraph"/>
        <w:numPr>
          <w:ilvl w:val="0"/>
          <w:numId w:val="36"/>
        </w:numPr>
        <w:spacing w:after="0"/>
        <w:rPr>
          <w:rFonts w:ascii="Times New Roman" w:hAnsi="Times New Roman" w:cs="Times New Roman"/>
          <w:sz w:val="24"/>
          <w:szCs w:val="24"/>
        </w:rPr>
      </w:pPr>
      <w:r w:rsidRPr="005E1059">
        <w:rPr>
          <w:rFonts w:ascii="Times New Roman" w:hAnsi="Times New Roman" w:cs="Times New Roman"/>
          <w:sz w:val="24"/>
          <w:szCs w:val="24"/>
        </w:rPr>
        <w:t xml:space="preserve">This assignment is about modeling of the data for my project. It includes selecting modeling techniques, designing tests, building models, and assessing models. For selecting modeling techniques, which was more theory level based, I introduced different types of models including simple linear regression model, linear regression model with interactions, stepwise model, decision tree model, random forest model, and neural network model as well as four similarity metrics, which are Euclidean distance, Pearson Correlation coefficient, Cosine similarity, and Jaccard similarity. For designing tests, I split the data into training, testing and validation sets. For building models, I firstly used the min-max method to scale my audio features data from 0 to 1, and then I conducted the train/validation/test data split. After that, I provided the model descriptions, including the reasons of the inclusions of the variables of each model, as well as how the model should be interpreted in my case. Next, I built the models and documented the rationales of the codes of each model. Finally, for assessing models, in terms of content-based filtering method, I presented a summary table of the performance of each model and interpreted the results of the optimal model (i.e. simple linear regression model) based on the RMSE. However, for the collaborative filtering method, as it is unsupervised learning method, the assessment approach involves manually inspection of the results, and I reserved this evaluation for the next phase. Moreover, for revising parameter settings, I performed some revisions of the linear regression models by adding or removing some interactions. Unfortunately, they did not have a smaller RMSE compared to the simple linear regression model. I also tried the Manhattan distance instead of Euclidean distance by adjusting the p value to one, four out of five songs remain the same except </w:t>
      </w:r>
      <w:r w:rsidRPr="005E1059">
        <w:rPr>
          <w:rFonts w:ascii="Times New Roman" w:hAnsi="Times New Roman" w:cs="Times New Roman"/>
          <w:i/>
          <w:iCs/>
          <w:sz w:val="24"/>
          <w:szCs w:val="24"/>
        </w:rPr>
        <w:t>Stepping Into Tomorrow</w:t>
      </w:r>
      <w:r w:rsidRPr="005E1059">
        <w:rPr>
          <w:rFonts w:ascii="Times New Roman" w:hAnsi="Times New Roman" w:cs="Times New Roman"/>
          <w:sz w:val="24"/>
          <w:szCs w:val="24"/>
        </w:rPr>
        <w:t xml:space="preserve"> was replaced by </w:t>
      </w:r>
      <w:r w:rsidRPr="005E1059">
        <w:rPr>
          <w:rFonts w:ascii="Times New Roman" w:hAnsi="Times New Roman" w:cs="Times New Roman"/>
          <w:i/>
          <w:iCs/>
          <w:sz w:val="24"/>
          <w:szCs w:val="24"/>
        </w:rPr>
        <w:t>When I say I do</w:t>
      </w:r>
      <w:r w:rsidRPr="005E1059">
        <w:rPr>
          <w:rFonts w:ascii="Times New Roman" w:hAnsi="Times New Roman" w:cs="Times New Roman"/>
          <w:sz w:val="24"/>
          <w:szCs w:val="24"/>
        </w:rPr>
        <w:t xml:space="preserve">.  </w:t>
      </w:r>
    </w:p>
    <w:p w14:paraId="32D34EA7" w14:textId="77777777" w:rsidR="00BA3934" w:rsidRPr="005E1059" w:rsidRDefault="00BA3934" w:rsidP="00BA3934">
      <w:pPr>
        <w:pStyle w:val="ListParagraph"/>
        <w:spacing w:after="0"/>
        <w:ind w:left="1080"/>
        <w:rPr>
          <w:rFonts w:ascii="Times New Roman" w:hAnsi="Times New Roman" w:cs="Times New Roman"/>
          <w:sz w:val="24"/>
          <w:szCs w:val="24"/>
        </w:rPr>
      </w:pPr>
    </w:p>
    <w:p w14:paraId="6F7D2ECA"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 xml:space="preserve">Data modeling involves selecting the appropriate modeling techniques, preprocessing the data, building the model, tuning the hyperparameters, and evaluating the performance of the model. It requires a deep understanding of the data and the business problem, as well as expertise in selecting and implementing the appropriate modeling techniques. </w:t>
      </w:r>
    </w:p>
    <w:p w14:paraId="3078E3B9" w14:textId="77777777" w:rsidR="00BA3934" w:rsidRPr="005E1059" w:rsidRDefault="00BA3934" w:rsidP="00BA3934">
      <w:pPr>
        <w:pStyle w:val="ListParagraph"/>
        <w:spacing w:after="0"/>
        <w:ind w:left="1080"/>
        <w:rPr>
          <w:rFonts w:ascii="Times New Roman" w:hAnsi="Times New Roman" w:cs="Times New Roman"/>
          <w:sz w:val="24"/>
          <w:szCs w:val="24"/>
        </w:rPr>
      </w:pPr>
    </w:p>
    <w:p w14:paraId="28C4F478" w14:textId="77777777" w:rsidR="00BA3934" w:rsidRPr="005E1059" w:rsidRDefault="00BA3934" w:rsidP="00BA3934">
      <w:pPr>
        <w:pStyle w:val="ListParagraph"/>
        <w:numPr>
          <w:ilvl w:val="0"/>
          <w:numId w:val="34"/>
        </w:numPr>
        <w:spacing w:after="0"/>
        <w:rPr>
          <w:rFonts w:ascii="Times New Roman" w:hAnsi="Times New Roman" w:cs="Times New Roman"/>
          <w:sz w:val="24"/>
          <w:szCs w:val="24"/>
        </w:rPr>
      </w:pPr>
      <w:r w:rsidRPr="005E1059">
        <w:rPr>
          <w:rFonts w:ascii="Times New Roman" w:hAnsi="Times New Roman" w:cs="Times New Roman"/>
          <w:sz w:val="24"/>
          <w:szCs w:val="24"/>
        </w:rPr>
        <w:t xml:space="preserve">From my perspective, data modeling phase is the core of a data project as it involves creating quantitative models that help in predicting or classifying the target variable. The effectiveness and success of a data project heavily rely on the accuracy and efficiency of the data modeling phase. To ensure that I can have ample time for this </w:t>
      </w:r>
      <w:r w:rsidRPr="005E1059">
        <w:rPr>
          <w:rFonts w:ascii="Times New Roman" w:hAnsi="Times New Roman" w:cs="Times New Roman"/>
          <w:sz w:val="24"/>
          <w:szCs w:val="24"/>
        </w:rPr>
        <w:lastRenderedPageBreak/>
        <w:t xml:space="preserve">phase, I started working on it well in advance and devoted my majority of my time to it. Although I encountered several issues when coding, I was able to resolve them through research. However, one issue that I could not resolve - when I used Pearson correlation coefficient similarity metric to find the similar songs of my target song, there was not enough memory available to perform the request of creating a distance matrix of size (170654, 170654). I attributed this issue to the nature of the dataset and made a decision not to use this metric. Apart from that, I followed the CRISP-PM guide and executed all steps correctly. There were no issues or problems that could impact the final project to be corrected before deployment. </w:t>
      </w:r>
    </w:p>
    <w:p w14:paraId="26E36547" w14:textId="77777777" w:rsidR="00BA3934" w:rsidRPr="005E1059" w:rsidRDefault="00BA3934" w:rsidP="00BA3934">
      <w:pPr>
        <w:rPr>
          <w:rFonts w:ascii="Times New Roman" w:hAnsi="Times New Roman" w:cs="Times New Roman"/>
          <w:sz w:val="28"/>
          <w:szCs w:val="28"/>
        </w:rPr>
      </w:pPr>
    </w:p>
    <w:p w14:paraId="7CB12BC8" w14:textId="77777777" w:rsidR="00BA3934" w:rsidRPr="005E1059" w:rsidRDefault="00BA3934" w:rsidP="00BA3934">
      <w:pPr>
        <w:pStyle w:val="ListParagraph"/>
        <w:numPr>
          <w:ilvl w:val="0"/>
          <w:numId w:val="22"/>
        </w:numPr>
        <w:spacing w:after="0"/>
        <w:rPr>
          <w:rFonts w:ascii="Times New Roman" w:hAnsi="Times New Roman" w:cs="Times New Roman"/>
          <w:sz w:val="24"/>
          <w:szCs w:val="24"/>
        </w:rPr>
      </w:pPr>
      <w:r w:rsidRPr="005E1059">
        <w:rPr>
          <w:rFonts w:ascii="Times New Roman" w:hAnsi="Times New Roman" w:cs="Times New Roman"/>
          <w:sz w:val="24"/>
          <w:szCs w:val="24"/>
        </w:rPr>
        <w:t>5.0 Modeling Evaluation</w:t>
      </w:r>
    </w:p>
    <w:p w14:paraId="33E99370" w14:textId="77777777" w:rsidR="00BA3934" w:rsidRPr="005E1059" w:rsidRDefault="00BA3934" w:rsidP="00BA3934">
      <w:pPr>
        <w:pStyle w:val="ListParagraph"/>
        <w:spacing w:after="0"/>
        <w:ind w:left="1080"/>
        <w:rPr>
          <w:rFonts w:ascii="Times New Roman" w:hAnsi="Times New Roman" w:cs="Times New Roman"/>
          <w:sz w:val="24"/>
          <w:szCs w:val="24"/>
        </w:rPr>
      </w:pPr>
    </w:p>
    <w:p w14:paraId="22CA0C3A" w14:textId="77777777" w:rsidR="00BA3934" w:rsidRPr="005E1059" w:rsidRDefault="00BA3934" w:rsidP="00BA3934">
      <w:pPr>
        <w:pStyle w:val="ListParagraph"/>
        <w:numPr>
          <w:ilvl w:val="0"/>
          <w:numId w:val="37"/>
        </w:numPr>
        <w:spacing w:after="0"/>
        <w:rPr>
          <w:rFonts w:ascii="Times New Roman" w:hAnsi="Times New Roman" w:cs="Times New Roman"/>
          <w:sz w:val="24"/>
          <w:szCs w:val="24"/>
        </w:rPr>
      </w:pPr>
      <w:r w:rsidRPr="005E1059">
        <w:rPr>
          <w:rFonts w:ascii="Times New Roman" w:hAnsi="Times New Roman" w:cs="Times New Roman"/>
          <w:sz w:val="24"/>
          <w:szCs w:val="24"/>
        </w:rPr>
        <w:t>This assignment focuses on the post phase of data modeling. When it comes to modeling evaluation, it looks more broadly at which model best meets the business needs. In my data modeling assignment, I’ve addressed that I would reserve the manual inspection for the Modeling Evaluation phase since it is not technically focused.</w:t>
      </w:r>
    </w:p>
    <w:p w14:paraId="3C43CD0F" w14:textId="77777777" w:rsidR="00BA3934" w:rsidRPr="005E1059" w:rsidRDefault="00BA3934" w:rsidP="00BA3934">
      <w:pPr>
        <w:pStyle w:val="ListParagraph"/>
        <w:spacing w:after="0"/>
        <w:ind w:left="1080"/>
        <w:rPr>
          <w:rFonts w:ascii="Times New Roman" w:hAnsi="Times New Roman" w:cs="Times New Roman"/>
          <w:sz w:val="24"/>
          <w:szCs w:val="24"/>
        </w:rPr>
      </w:pPr>
    </w:p>
    <w:p w14:paraId="101E96F0" w14:textId="77777777" w:rsidR="00BA3934" w:rsidRPr="005E1059" w:rsidRDefault="00BA3934" w:rsidP="00BA3934">
      <w:pPr>
        <w:pStyle w:val="ListParagraph"/>
        <w:numPr>
          <w:ilvl w:val="0"/>
          <w:numId w:val="37"/>
        </w:numPr>
        <w:spacing w:after="0"/>
        <w:rPr>
          <w:rFonts w:ascii="Times New Roman" w:hAnsi="Times New Roman" w:cs="Times New Roman"/>
          <w:sz w:val="24"/>
          <w:szCs w:val="24"/>
        </w:rPr>
      </w:pPr>
      <w:r w:rsidRPr="005E1059">
        <w:rPr>
          <w:rFonts w:ascii="Times New Roman" w:hAnsi="Times New Roman" w:cs="Times New Roman"/>
          <w:sz w:val="24"/>
          <w:szCs w:val="24"/>
        </w:rPr>
        <w:t xml:space="preserve">For content-based filtering method, I fit the optimal model to the global weekly top 100 songs dataset and selected the top 20 songs which have the largest predicted streaming time. I listened to these 20 songs and determined six songs that I like. For collaborative filtering method, I used two similarity metrics and found 10 songs similar to </w:t>
      </w:r>
      <w:r w:rsidRPr="005E1059">
        <w:rPr>
          <w:rFonts w:ascii="Times New Roman" w:hAnsi="Times New Roman" w:cs="Times New Roman"/>
          <w:i/>
          <w:iCs/>
          <w:sz w:val="24"/>
          <w:szCs w:val="24"/>
        </w:rPr>
        <w:t>Soft</w:t>
      </w:r>
      <w:r w:rsidRPr="005E1059">
        <w:rPr>
          <w:rFonts w:ascii="Times New Roman" w:hAnsi="Times New Roman" w:cs="Times New Roman"/>
          <w:sz w:val="24"/>
          <w:szCs w:val="24"/>
        </w:rPr>
        <w:t>. I listened to these 10 songs and determined only one song that I like. Nothing has been overlooked and all steps have been properly executed so far. Sufficient time was given to this assignment. However, as I mentioned earlier, the content-based filtering model has some limitations, and the two similarity metrics used showed poor performance. To address this, I would like to make the following adjustments to see whether I can make any improvement.</w:t>
      </w:r>
    </w:p>
    <w:p w14:paraId="00912A8A" w14:textId="77777777" w:rsidR="00BA3934" w:rsidRPr="00F52D6A" w:rsidRDefault="00BA3934" w:rsidP="00BA3934">
      <w:pPr>
        <w:pStyle w:val="ListParagraph"/>
        <w:rPr>
          <w:rFonts w:ascii="Times New Roman" w:hAnsi="Times New Roman" w:cs="Times New Roman"/>
        </w:rPr>
      </w:pPr>
    </w:p>
    <w:p w14:paraId="5C19B032" w14:textId="77777777" w:rsidR="00BA3934" w:rsidRPr="005E1059" w:rsidRDefault="00BA3934" w:rsidP="00BA3934">
      <w:pPr>
        <w:pStyle w:val="ListParagraph"/>
        <w:numPr>
          <w:ilvl w:val="0"/>
          <w:numId w:val="37"/>
        </w:numPr>
        <w:spacing w:after="0"/>
        <w:rPr>
          <w:rFonts w:ascii="Times New Roman" w:hAnsi="Times New Roman" w:cs="Times New Roman"/>
          <w:sz w:val="24"/>
          <w:szCs w:val="24"/>
        </w:rPr>
      </w:pPr>
      <w:r w:rsidRPr="005E1059">
        <w:rPr>
          <w:rFonts w:ascii="Times New Roman" w:hAnsi="Times New Roman" w:cs="Times New Roman"/>
          <w:sz w:val="24"/>
          <w:szCs w:val="24"/>
        </w:rPr>
        <w:t>Content-based filtering method</w:t>
      </w:r>
    </w:p>
    <w:p w14:paraId="6089539E" w14:textId="77777777" w:rsidR="00BA3934" w:rsidRPr="00D85312" w:rsidRDefault="00BA3934" w:rsidP="00BA3934">
      <w:pPr>
        <w:rPr>
          <w:rFonts w:ascii="Times New Roman" w:hAnsi="Times New Roman" w:cs="Times New Roman"/>
        </w:rPr>
      </w:pPr>
    </w:p>
    <w:tbl>
      <w:tblPr>
        <w:tblStyle w:val="GridTable4-Accent6"/>
        <w:tblW w:w="8280" w:type="dxa"/>
        <w:tblInd w:w="1075" w:type="dxa"/>
        <w:tblLayout w:type="fixed"/>
        <w:tblLook w:val="04A0" w:firstRow="1" w:lastRow="0" w:firstColumn="1" w:lastColumn="0" w:noHBand="0" w:noVBand="1"/>
      </w:tblPr>
      <w:tblGrid>
        <w:gridCol w:w="802"/>
        <w:gridCol w:w="2618"/>
        <w:gridCol w:w="2070"/>
        <w:gridCol w:w="720"/>
        <w:gridCol w:w="2070"/>
      </w:tblGrid>
      <w:tr w:rsidR="00BA3934" w:rsidRPr="00AC7D67" w14:paraId="22EF34F9"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0F59B775" w14:textId="77777777" w:rsidR="00BA3934" w:rsidRPr="00AC7D67" w:rsidRDefault="00BA3934" w:rsidP="00D95754">
            <w:pPr>
              <w:rPr>
                <w:rFonts w:ascii="Times New Roman" w:eastAsia="Times New Roman" w:hAnsi="Times New Roman" w:cs="Times New Roman"/>
                <w:color w:val="000000"/>
                <w:sz w:val="14"/>
                <w:szCs w:val="14"/>
              </w:rPr>
            </w:pPr>
          </w:p>
        </w:tc>
        <w:tc>
          <w:tcPr>
            <w:tcW w:w="2618" w:type="dxa"/>
          </w:tcPr>
          <w:p w14:paraId="7FDFBBEC"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070" w:type="dxa"/>
          </w:tcPr>
          <w:p w14:paraId="45394452"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720" w:type="dxa"/>
          </w:tcPr>
          <w:p w14:paraId="40FED3BB"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070" w:type="dxa"/>
          </w:tcPr>
          <w:p w14:paraId="0B0D93E3"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575D6B10"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4DCFEF33"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618" w:type="dxa"/>
          </w:tcPr>
          <w:p w14:paraId="3D1860F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I’m Good (Blue)</w:t>
            </w:r>
          </w:p>
        </w:tc>
        <w:tc>
          <w:tcPr>
            <w:tcW w:w="2070" w:type="dxa"/>
          </w:tcPr>
          <w:p w14:paraId="6B4C39E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David Guetta, </w:t>
            </w:r>
            <w:proofErr w:type="spellStart"/>
            <w:r>
              <w:rPr>
                <w:rFonts w:ascii="Times New Roman" w:eastAsia="Times New Roman" w:hAnsi="Times New Roman" w:cs="Times New Roman"/>
                <w:sz w:val="14"/>
                <w:szCs w:val="14"/>
              </w:rPr>
              <w:t>Bebe</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Rexha</w:t>
            </w:r>
            <w:proofErr w:type="spellEnd"/>
          </w:p>
        </w:tc>
        <w:tc>
          <w:tcPr>
            <w:tcW w:w="720" w:type="dxa"/>
          </w:tcPr>
          <w:p w14:paraId="6656DEE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070" w:type="dxa"/>
          </w:tcPr>
          <w:p w14:paraId="2DB36CB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770E298"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35E11776"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618" w:type="dxa"/>
          </w:tcPr>
          <w:p w14:paraId="174DCAC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Murder In My Mind</w:t>
            </w:r>
          </w:p>
        </w:tc>
        <w:tc>
          <w:tcPr>
            <w:tcW w:w="2070" w:type="dxa"/>
          </w:tcPr>
          <w:p w14:paraId="1E68337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Kordhell</w:t>
            </w:r>
            <w:proofErr w:type="spellEnd"/>
          </w:p>
        </w:tc>
        <w:tc>
          <w:tcPr>
            <w:tcW w:w="720" w:type="dxa"/>
          </w:tcPr>
          <w:p w14:paraId="1E8C396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070" w:type="dxa"/>
          </w:tcPr>
          <w:p w14:paraId="0482C29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7367C387"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30B1A7B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618" w:type="dxa"/>
          </w:tcPr>
          <w:p w14:paraId="2A7C617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Marisola</w:t>
            </w:r>
            <w:proofErr w:type="spellEnd"/>
            <w:r>
              <w:rPr>
                <w:rFonts w:ascii="Times New Roman" w:eastAsia="Times New Roman" w:hAnsi="Times New Roman" w:cs="Times New Roman"/>
                <w:sz w:val="14"/>
                <w:szCs w:val="14"/>
              </w:rPr>
              <w:t xml:space="preserve"> – Remix</w:t>
            </w:r>
          </w:p>
        </w:tc>
        <w:tc>
          <w:tcPr>
            <w:tcW w:w="2070" w:type="dxa"/>
          </w:tcPr>
          <w:p w14:paraId="00B4C6D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Cris</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Mj</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Duki</w:t>
            </w:r>
            <w:proofErr w:type="spellEnd"/>
            <w:r>
              <w:rPr>
                <w:rFonts w:ascii="Times New Roman" w:eastAsia="Times New Roman" w:hAnsi="Times New Roman" w:cs="Times New Roman"/>
                <w:sz w:val="14"/>
                <w:szCs w:val="14"/>
              </w:rPr>
              <w:t>, Nicki Nicole, etc.</w:t>
            </w:r>
          </w:p>
        </w:tc>
        <w:tc>
          <w:tcPr>
            <w:tcW w:w="720" w:type="dxa"/>
          </w:tcPr>
          <w:p w14:paraId="323DC69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070" w:type="dxa"/>
          </w:tcPr>
          <w:p w14:paraId="06F801B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BAC60A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6EC51102"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618" w:type="dxa"/>
          </w:tcPr>
          <w:p w14:paraId="192A5EC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505</w:t>
            </w:r>
          </w:p>
        </w:tc>
        <w:tc>
          <w:tcPr>
            <w:tcW w:w="2070" w:type="dxa"/>
          </w:tcPr>
          <w:p w14:paraId="0983E00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Arctic Monkeys</w:t>
            </w:r>
          </w:p>
        </w:tc>
        <w:tc>
          <w:tcPr>
            <w:tcW w:w="720" w:type="dxa"/>
          </w:tcPr>
          <w:p w14:paraId="2336223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6ECA8DB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4C984E3"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4F03D9B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618" w:type="dxa"/>
          </w:tcPr>
          <w:p w14:paraId="61C49B4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Hype Boy</w:t>
            </w:r>
          </w:p>
        </w:tc>
        <w:tc>
          <w:tcPr>
            <w:tcW w:w="2070" w:type="dxa"/>
          </w:tcPr>
          <w:p w14:paraId="4E868D9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NewJeans</w:t>
            </w:r>
            <w:proofErr w:type="spellEnd"/>
          </w:p>
        </w:tc>
        <w:tc>
          <w:tcPr>
            <w:tcW w:w="720" w:type="dxa"/>
          </w:tcPr>
          <w:p w14:paraId="1AF20783"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5216EE8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D4A0BD4"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51FBDC1E"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6</w:t>
            </w:r>
          </w:p>
        </w:tc>
        <w:tc>
          <w:tcPr>
            <w:tcW w:w="2618" w:type="dxa"/>
          </w:tcPr>
          <w:p w14:paraId="46385B1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Leao</w:t>
            </w:r>
            <w:proofErr w:type="spellEnd"/>
          </w:p>
        </w:tc>
        <w:tc>
          <w:tcPr>
            <w:tcW w:w="2070" w:type="dxa"/>
          </w:tcPr>
          <w:p w14:paraId="7B0A71C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Marilia Mendonca</w:t>
            </w:r>
          </w:p>
        </w:tc>
        <w:tc>
          <w:tcPr>
            <w:tcW w:w="720" w:type="dxa"/>
          </w:tcPr>
          <w:p w14:paraId="5ABC51A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059697C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1A503A0"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1CB4AFF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7</w:t>
            </w:r>
          </w:p>
        </w:tc>
        <w:tc>
          <w:tcPr>
            <w:tcW w:w="2618" w:type="dxa"/>
          </w:tcPr>
          <w:p w14:paraId="5AD04D0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Save Your Tears</w:t>
            </w:r>
          </w:p>
        </w:tc>
        <w:tc>
          <w:tcPr>
            <w:tcW w:w="2070" w:type="dxa"/>
          </w:tcPr>
          <w:p w14:paraId="0427263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Weekend</w:t>
            </w:r>
          </w:p>
        </w:tc>
        <w:tc>
          <w:tcPr>
            <w:tcW w:w="720" w:type="dxa"/>
          </w:tcPr>
          <w:p w14:paraId="6CF2A3D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338432F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BC71BD6"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62890AA8"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8</w:t>
            </w:r>
          </w:p>
        </w:tc>
        <w:tc>
          <w:tcPr>
            <w:tcW w:w="2618" w:type="dxa"/>
          </w:tcPr>
          <w:p w14:paraId="3E6AC0D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Calm Down</w:t>
            </w:r>
          </w:p>
        </w:tc>
        <w:tc>
          <w:tcPr>
            <w:tcW w:w="2070" w:type="dxa"/>
          </w:tcPr>
          <w:p w14:paraId="20751B4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Rema</w:t>
            </w:r>
          </w:p>
        </w:tc>
        <w:tc>
          <w:tcPr>
            <w:tcW w:w="720" w:type="dxa"/>
          </w:tcPr>
          <w:p w14:paraId="47A523F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256200D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2457D44"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6083B183"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9</w:t>
            </w:r>
          </w:p>
        </w:tc>
        <w:tc>
          <w:tcPr>
            <w:tcW w:w="2618" w:type="dxa"/>
          </w:tcPr>
          <w:p w14:paraId="373DE773"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SPIT IN MY FACE!</w:t>
            </w:r>
          </w:p>
        </w:tc>
        <w:tc>
          <w:tcPr>
            <w:tcW w:w="2070" w:type="dxa"/>
          </w:tcPr>
          <w:p w14:paraId="5CE5001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ThxSoMch</w:t>
            </w:r>
            <w:proofErr w:type="spellEnd"/>
          </w:p>
        </w:tc>
        <w:tc>
          <w:tcPr>
            <w:tcW w:w="720" w:type="dxa"/>
          </w:tcPr>
          <w:p w14:paraId="58415FF9"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5F0BC9B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294DA7F"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1EE37E1C"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10</w:t>
            </w:r>
          </w:p>
        </w:tc>
        <w:tc>
          <w:tcPr>
            <w:tcW w:w="2618" w:type="dxa"/>
          </w:tcPr>
          <w:p w14:paraId="1869BAF0"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Calm Down (with Selena Gomez)</w:t>
            </w:r>
          </w:p>
        </w:tc>
        <w:tc>
          <w:tcPr>
            <w:tcW w:w="2070" w:type="dxa"/>
          </w:tcPr>
          <w:p w14:paraId="2B353698"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Rema, Selena Gomez</w:t>
            </w:r>
          </w:p>
        </w:tc>
        <w:tc>
          <w:tcPr>
            <w:tcW w:w="720" w:type="dxa"/>
          </w:tcPr>
          <w:p w14:paraId="337C41E8"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2070" w:type="dxa"/>
          </w:tcPr>
          <w:p w14:paraId="40F92F3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 (duplicate as #8)</w:t>
            </w:r>
          </w:p>
        </w:tc>
      </w:tr>
      <w:tr w:rsidR="00BA3934" w:rsidRPr="00AC7D67" w14:paraId="7F64312C"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138F169A"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11</w:t>
            </w:r>
          </w:p>
        </w:tc>
        <w:tc>
          <w:tcPr>
            <w:tcW w:w="2618" w:type="dxa"/>
          </w:tcPr>
          <w:p w14:paraId="7362CAF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10:35</w:t>
            </w:r>
          </w:p>
        </w:tc>
        <w:tc>
          <w:tcPr>
            <w:tcW w:w="2070" w:type="dxa"/>
          </w:tcPr>
          <w:p w14:paraId="3011485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Tiesto</w:t>
            </w:r>
            <w:proofErr w:type="spellEnd"/>
            <w:r>
              <w:rPr>
                <w:rFonts w:ascii="Times New Roman" w:eastAsia="Times New Roman" w:hAnsi="Times New Roman" w:cs="Times New Roman"/>
                <w:sz w:val="14"/>
                <w:szCs w:val="14"/>
              </w:rPr>
              <w:t>, Tate McRae</w:t>
            </w:r>
          </w:p>
        </w:tc>
        <w:tc>
          <w:tcPr>
            <w:tcW w:w="720" w:type="dxa"/>
          </w:tcPr>
          <w:p w14:paraId="2210E69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070" w:type="dxa"/>
          </w:tcPr>
          <w:p w14:paraId="7D6AA5B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Already in my library</w:t>
            </w:r>
          </w:p>
        </w:tc>
      </w:tr>
      <w:tr w:rsidR="00BA3934" w:rsidRPr="00AC7D67" w14:paraId="018D7CB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41BF6124"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2</w:t>
            </w:r>
          </w:p>
        </w:tc>
        <w:tc>
          <w:tcPr>
            <w:tcW w:w="2618" w:type="dxa"/>
          </w:tcPr>
          <w:p w14:paraId="65FE7B2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Miss You</w:t>
            </w:r>
          </w:p>
        </w:tc>
        <w:tc>
          <w:tcPr>
            <w:tcW w:w="2070" w:type="dxa"/>
          </w:tcPr>
          <w:p w14:paraId="6EC7F95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Oliver Tree, Robin Schulz</w:t>
            </w:r>
          </w:p>
        </w:tc>
        <w:tc>
          <w:tcPr>
            <w:tcW w:w="720" w:type="dxa"/>
          </w:tcPr>
          <w:p w14:paraId="08B5347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2070" w:type="dxa"/>
          </w:tcPr>
          <w:p w14:paraId="2AAB1D3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06A56DE6"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2BF70E64"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3</w:t>
            </w:r>
          </w:p>
        </w:tc>
        <w:tc>
          <w:tcPr>
            <w:tcW w:w="2618" w:type="dxa"/>
          </w:tcPr>
          <w:p w14:paraId="3FEFE0D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Cold Heart – PNAU Remix</w:t>
            </w:r>
          </w:p>
        </w:tc>
        <w:tc>
          <w:tcPr>
            <w:tcW w:w="2070" w:type="dxa"/>
          </w:tcPr>
          <w:p w14:paraId="7091FE5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Elton John, </w:t>
            </w:r>
            <w:proofErr w:type="spellStart"/>
            <w:r>
              <w:rPr>
                <w:rFonts w:ascii="Times New Roman" w:eastAsia="Times New Roman" w:hAnsi="Times New Roman" w:cs="Times New Roman"/>
                <w:sz w:val="14"/>
                <w:szCs w:val="14"/>
              </w:rPr>
              <w:t>Dua</w:t>
            </w:r>
            <w:proofErr w:type="spellEnd"/>
            <w:r>
              <w:rPr>
                <w:rFonts w:ascii="Times New Roman" w:eastAsia="Times New Roman" w:hAnsi="Times New Roman" w:cs="Times New Roman"/>
                <w:sz w:val="14"/>
                <w:szCs w:val="14"/>
              </w:rPr>
              <w:t xml:space="preserve"> Lipa, RNAU</w:t>
            </w:r>
          </w:p>
        </w:tc>
        <w:tc>
          <w:tcPr>
            <w:tcW w:w="720" w:type="dxa"/>
          </w:tcPr>
          <w:p w14:paraId="2BD6805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w:t>
            </w:r>
          </w:p>
        </w:tc>
        <w:tc>
          <w:tcPr>
            <w:tcW w:w="2070" w:type="dxa"/>
          </w:tcPr>
          <w:p w14:paraId="5F06101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Yes!</w:t>
            </w:r>
          </w:p>
        </w:tc>
      </w:tr>
      <w:tr w:rsidR="00BA3934" w:rsidRPr="00AC7D67" w14:paraId="0D0F614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1375D4F8"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4</w:t>
            </w:r>
          </w:p>
        </w:tc>
        <w:tc>
          <w:tcPr>
            <w:tcW w:w="2618" w:type="dxa"/>
          </w:tcPr>
          <w:p w14:paraId="2A77DB5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LOKERA</w:t>
            </w:r>
          </w:p>
        </w:tc>
        <w:tc>
          <w:tcPr>
            <w:tcW w:w="2070" w:type="dxa"/>
          </w:tcPr>
          <w:p w14:paraId="5326DA7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Rauw</w:t>
            </w:r>
            <w:proofErr w:type="spellEnd"/>
            <w:r>
              <w:rPr>
                <w:rFonts w:ascii="Times New Roman" w:eastAsia="Times New Roman" w:hAnsi="Times New Roman" w:cs="Times New Roman"/>
                <w:sz w:val="14"/>
                <w:szCs w:val="14"/>
              </w:rPr>
              <w:t xml:space="preserve"> Alejandro, </w:t>
            </w:r>
            <w:proofErr w:type="spellStart"/>
            <w:r>
              <w:rPr>
                <w:rFonts w:ascii="Times New Roman" w:eastAsia="Times New Roman" w:hAnsi="Times New Roman" w:cs="Times New Roman"/>
                <w:sz w:val="14"/>
                <w:szCs w:val="14"/>
              </w:rPr>
              <w:t>Lyanno</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Brray</w:t>
            </w:r>
            <w:proofErr w:type="spellEnd"/>
          </w:p>
        </w:tc>
        <w:tc>
          <w:tcPr>
            <w:tcW w:w="720" w:type="dxa"/>
          </w:tcPr>
          <w:p w14:paraId="14971D9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070" w:type="dxa"/>
          </w:tcPr>
          <w:p w14:paraId="0456B2A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9F68A4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22134FF0"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5</w:t>
            </w:r>
          </w:p>
        </w:tc>
        <w:tc>
          <w:tcPr>
            <w:tcW w:w="2618" w:type="dxa"/>
          </w:tcPr>
          <w:p w14:paraId="59EE62A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Shinunoga</w:t>
            </w:r>
            <w:proofErr w:type="spellEnd"/>
            <w:r>
              <w:rPr>
                <w:rFonts w:ascii="Times New Roman" w:eastAsia="Times New Roman" w:hAnsi="Times New Roman" w:cs="Times New Roman"/>
                <w:sz w:val="14"/>
                <w:szCs w:val="14"/>
              </w:rPr>
              <w:t xml:space="preserve"> E-</w:t>
            </w:r>
            <w:proofErr w:type="spellStart"/>
            <w:r>
              <w:rPr>
                <w:rFonts w:ascii="Times New Roman" w:eastAsia="Times New Roman" w:hAnsi="Times New Roman" w:cs="Times New Roman"/>
                <w:sz w:val="14"/>
                <w:szCs w:val="14"/>
              </w:rPr>
              <w:t>Wa</w:t>
            </w:r>
            <w:proofErr w:type="spellEnd"/>
          </w:p>
        </w:tc>
        <w:tc>
          <w:tcPr>
            <w:tcW w:w="2070" w:type="dxa"/>
          </w:tcPr>
          <w:p w14:paraId="294CABC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Fujii</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Kaze</w:t>
            </w:r>
            <w:proofErr w:type="spellEnd"/>
          </w:p>
        </w:tc>
        <w:tc>
          <w:tcPr>
            <w:tcW w:w="720" w:type="dxa"/>
          </w:tcPr>
          <w:p w14:paraId="7D66500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070" w:type="dxa"/>
          </w:tcPr>
          <w:p w14:paraId="5918DD8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6117AD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7223E5F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6</w:t>
            </w:r>
          </w:p>
        </w:tc>
        <w:tc>
          <w:tcPr>
            <w:tcW w:w="2618" w:type="dxa"/>
          </w:tcPr>
          <w:p w14:paraId="663B021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I </w:t>
            </w:r>
            <w:proofErr w:type="spellStart"/>
            <w:r>
              <w:rPr>
                <w:rFonts w:ascii="Times New Roman" w:eastAsia="Times New Roman" w:hAnsi="Times New Roman" w:cs="Times New Roman"/>
                <w:sz w:val="14"/>
                <w:szCs w:val="14"/>
              </w:rPr>
              <w:t>Ain’t</w:t>
            </w:r>
            <w:proofErr w:type="spellEnd"/>
            <w:r>
              <w:rPr>
                <w:rFonts w:ascii="Times New Roman" w:eastAsia="Times New Roman" w:hAnsi="Times New Roman" w:cs="Times New Roman"/>
                <w:sz w:val="14"/>
                <w:szCs w:val="14"/>
              </w:rPr>
              <w:t xml:space="preserve"> Worried</w:t>
            </w:r>
          </w:p>
        </w:tc>
        <w:tc>
          <w:tcPr>
            <w:tcW w:w="2070" w:type="dxa"/>
          </w:tcPr>
          <w:p w14:paraId="00CBE47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OneRepublic</w:t>
            </w:r>
          </w:p>
        </w:tc>
        <w:tc>
          <w:tcPr>
            <w:tcW w:w="720" w:type="dxa"/>
          </w:tcPr>
          <w:p w14:paraId="2908F80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070" w:type="dxa"/>
          </w:tcPr>
          <w:p w14:paraId="5820315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171B36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47A22395"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7</w:t>
            </w:r>
          </w:p>
        </w:tc>
        <w:tc>
          <w:tcPr>
            <w:tcW w:w="2618" w:type="dxa"/>
          </w:tcPr>
          <w:p w14:paraId="323BDBA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Quevedo: </w:t>
            </w:r>
            <w:proofErr w:type="spellStart"/>
            <w:r>
              <w:rPr>
                <w:rFonts w:ascii="Times New Roman" w:eastAsia="Times New Roman" w:hAnsi="Times New Roman" w:cs="Times New Roman"/>
                <w:sz w:val="14"/>
                <w:szCs w:val="14"/>
              </w:rPr>
              <w:t>Bzrp</w:t>
            </w:r>
            <w:proofErr w:type="spellEnd"/>
            <w:r>
              <w:rPr>
                <w:rFonts w:ascii="Times New Roman" w:eastAsia="Times New Roman" w:hAnsi="Times New Roman" w:cs="Times New Roman"/>
                <w:sz w:val="14"/>
                <w:szCs w:val="14"/>
              </w:rPr>
              <w:t xml:space="preserve"> Music Sessions, Vol. 52</w:t>
            </w:r>
          </w:p>
        </w:tc>
        <w:tc>
          <w:tcPr>
            <w:tcW w:w="2070" w:type="dxa"/>
          </w:tcPr>
          <w:p w14:paraId="3D675FC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Bizarrap</w:t>
            </w:r>
            <w:proofErr w:type="spellEnd"/>
            <w:r>
              <w:rPr>
                <w:rFonts w:ascii="Times New Roman" w:eastAsia="Times New Roman" w:hAnsi="Times New Roman" w:cs="Times New Roman"/>
                <w:sz w:val="14"/>
                <w:szCs w:val="14"/>
              </w:rPr>
              <w:t>, Quevedo</w:t>
            </w:r>
          </w:p>
        </w:tc>
        <w:tc>
          <w:tcPr>
            <w:tcW w:w="720" w:type="dxa"/>
          </w:tcPr>
          <w:p w14:paraId="41D3212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070" w:type="dxa"/>
          </w:tcPr>
          <w:p w14:paraId="5BAB9B4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FEC7FC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61FCA633"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8</w:t>
            </w:r>
          </w:p>
        </w:tc>
        <w:tc>
          <w:tcPr>
            <w:tcW w:w="2618" w:type="dxa"/>
          </w:tcPr>
          <w:p w14:paraId="3480D15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Sweater Weather</w:t>
            </w:r>
          </w:p>
        </w:tc>
        <w:tc>
          <w:tcPr>
            <w:tcW w:w="2070" w:type="dxa"/>
          </w:tcPr>
          <w:p w14:paraId="4CEABB4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The </w:t>
            </w:r>
            <w:proofErr w:type="spellStart"/>
            <w:r>
              <w:rPr>
                <w:rFonts w:ascii="Times New Roman" w:eastAsia="Times New Roman" w:hAnsi="Times New Roman" w:cs="Times New Roman"/>
                <w:sz w:val="14"/>
                <w:szCs w:val="14"/>
              </w:rPr>
              <w:t>Neighbourhood</w:t>
            </w:r>
            <w:proofErr w:type="spellEnd"/>
          </w:p>
        </w:tc>
        <w:tc>
          <w:tcPr>
            <w:tcW w:w="720" w:type="dxa"/>
          </w:tcPr>
          <w:p w14:paraId="641FB57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070" w:type="dxa"/>
          </w:tcPr>
          <w:p w14:paraId="2F8156D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FD359BD"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7EEF6FD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9</w:t>
            </w:r>
          </w:p>
        </w:tc>
        <w:tc>
          <w:tcPr>
            <w:tcW w:w="2618" w:type="dxa"/>
          </w:tcPr>
          <w:p w14:paraId="42A2E79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Stay </w:t>
            </w:r>
          </w:p>
        </w:tc>
        <w:tc>
          <w:tcPr>
            <w:tcW w:w="2070" w:type="dxa"/>
          </w:tcPr>
          <w:p w14:paraId="7E9C881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Kid LAROI, Justin Bieber</w:t>
            </w:r>
          </w:p>
        </w:tc>
        <w:tc>
          <w:tcPr>
            <w:tcW w:w="720" w:type="dxa"/>
          </w:tcPr>
          <w:p w14:paraId="561EBA1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070" w:type="dxa"/>
          </w:tcPr>
          <w:p w14:paraId="73D50FF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Already in my library</w:t>
            </w:r>
          </w:p>
        </w:tc>
      </w:tr>
      <w:tr w:rsidR="00BA3934" w:rsidRPr="00AC7D67" w14:paraId="23EF0F59"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02" w:type="dxa"/>
          </w:tcPr>
          <w:p w14:paraId="7A26992C"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20</w:t>
            </w:r>
          </w:p>
        </w:tc>
        <w:tc>
          <w:tcPr>
            <w:tcW w:w="2618" w:type="dxa"/>
          </w:tcPr>
          <w:p w14:paraId="35CF344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Escapism. – Sped Up</w:t>
            </w:r>
          </w:p>
        </w:tc>
        <w:tc>
          <w:tcPr>
            <w:tcW w:w="2070" w:type="dxa"/>
          </w:tcPr>
          <w:p w14:paraId="69166FF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RAYE, 070 Shake</w:t>
            </w:r>
          </w:p>
        </w:tc>
        <w:tc>
          <w:tcPr>
            <w:tcW w:w="720" w:type="dxa"/>
          </w:tcPr>
          <w:p w14:paraId="1CD282E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2070" w:type="dxa"/>
          </w:tcPr>
          <w:p w14:paraId="52F5349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0EC70410"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02" w:type="dxa"/>
          </w:tcPr>
          <w:p w14:paraId="252C8D4B"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21</w:t>
            </w:r>
          </w:p>
        </w:tc>
        <w:tc>
          <w:tcPr>
            <w:tcW w:w="2618" w:type="dxa"/>
          </w:tcPr>
          <w:p w14:paraId="3935466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ANTIFRAGILE</w:t>
            </w:r>
          </w:p>
        </w:tc>
        <w:tc>
          <w:tcPr>
            <w:tcW w:w="2070" w:type="dxa"/>
          </w:tcPr>
          <w:p w14:paraId="4BDB5E59"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LE SSERAFIM</w:t>
            </w:r>
          </w:p>
        </w:tc>
        <w:tc>
          <w:tcPr>
            <w:tcW w:w="720" w:type="dxa"/>
          </w:tcPr>
          <w:p w14:paraId="39BF504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7B7691D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03F38A98" w14:textId="77777777" w:rsidR="00BA3934" w:rsidRPr="00D85312" w:rsidRDefault="00BA3934" w:rsidP="00BA3934">
      <w:pPr>
        <w:rPr>
          <w:rFonts w:ascii="Times New Roman" w:eastAsia="Times New Roman" w:hAnsi="Times New Roman" w:cs="Times New Roman"/>
          <w:sz w:val="16"/>
          <w:szCs w:val="16"/>
        </w:rPr>
      </w:pPr>
      <w:r w:rsidRPr="00D85312">
        <w:rPr>
          <w:rFonts w:ascii="Times New Roman" w:eastAsia="Times New Roman" w:hAnsi="Times New Roman" w:cs="Times New Roman"/>
          <w:sz w:val="16"/>
          <w:szCs w:val="16"/>
        </w:rPr>
        <w:t xml:space="preserve"> </w:t>
      </w:r>
    </w:p>
    <w:p w14:paraId="3118A636" w14:textId="77777777" w:rsidR="00BA3934" w:rsidRPr="005E1059" w:rsidRDefault="00BA3934" w:rsidP="00BA3934">
      <w:pPr>
        <w:pStyle w:val="ListParagraph"/>
        <w:numPr>
          <w:ilvl w:val="0"/>
          <w:numId w:val="38"/>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 xml:space="preserve">The above are the top 20 songs with the largest streaming time based on the optimal model. While I was trying listening, I noticed the majority of the songs selected by the model were from EDM genre, known for their high energy and rhythm. Furthermore, all the songs were American pop music, with only one K-pop song appearing as the final entry. While Global Weekly Top 100 songs from Spotify Chart proved to be a good dataset for testing my model, but there might be some selection bias if we used this dataset. To elaborate further, I am self-aware that my music preference may not be fully aligned with that of most people. The Global Weekly Top 100 songs primarily includes pop music in English lyrics. My music tastes lean towards genres such as EDM, K-Indie, R&amp;B and Soul music. As it is true that EDM is generally liked by many people, it makes sense that the top 20 songs selected by my model were predominantly from EDM genre. To mitigate this bias, I plan to try the revised generalized dataset. As I’ve mentioned earlier in the collaborative filtering method section, songs from the earlier ages may not align my music taste. To address this, I retrieved a subset of songs from the year 2011 to 2020. I am curious to know if the model can be improved by switching to a dataset with a broader range of genres. </w:t>
      </w:r>
    </w:p>
    <w:p w14:paraId="19AD39EA" w14:textId="77777777" w:rsidR="00BA3934" w:rsidRDefault="00BA3934" w:rsidP="00BA3934">
      <w:pPr>
        <w:pStyle w:val="ListParagraph"/>
        <w:spacing w:after="0"/>
        <w:ind w:left="1800"/>
        <w:rPr>
          <w:rFonts w:ascii="Times New Roman" w:eastAsia="Times New Roman" w:hAnsi="Times New Roman" w:cs="Times New Roman"/>
        </w:rPr>
      </w:pPr>
    </w:p>
    <w:p w14:paraId="259386BF" w14:textId="77777777" w:rsidR="00BA3934" w:rsidRDefault="00BA3934" w:rsidP="00BA3934">
      <w:pPr>
        <w:pStyle w:val="ListParagraph"/>
        <w:spacing w:after="0"/>
        <w:ind w:left="1800"/>
        <w:rPr>
          <w:rFonts w:ascii="Times New Roman" w:eastAsia="Times New Roman" w:hAnsi="Times New Roman" w:cs="Times New Roman"/>
          <w:i/>
          <w:iCs/>
          <w:color w:val="70AD47" w:themeColor="accent6"/>
        </w:rPr>
      </w:pPr>
      <w:r w:rsidRPr="00D25D04">
        <w:rPr>
          <w:rFonts w:ascii="Times New Roman" w:eastAsia="Times New Roman" w:hAnsi="Times New Roman" w:cs="Times New Roman"/>
          <w:i/>
          <w:iCs/>
          <w:color w:val="70AD47" w:themeColor="accent6"/>
        </w:rPr>
        <w:t>Code</w:t>
      </w:r>
    </w:p>
    <w:p w14:paraId="27A524D4" w14:textId="77777777" w:rsidR="00BA3934" w:rsidRPr="00654ED7" w:rsidRDefault="00BA3934" w:rsidP="00BA3934">
      <w:pPr>
        <w:pStyle w:val="ListParagraph"/>
        <w:spacing w:after="0"/>
        <w:ind w:left="1800"/>
        <w:rPr>
          <w:rFonts w:ascii="Times New Roman" w:eastAsia="Times New Roman" w:hAnsi="Times New Roman" w:cs="Times New Roman"/>
          <w:i/>
          <w:iCs/>
          <w:color w:val="70AD47" w:themeColor="accent6"/>
        </w:rPr>
      </w:pPr>
    </w:p>
    <w:p w14:paraId="0582B1E2" w14:textId="77777777" w:rsidR="00BA3934" w:rsidRDefault="00BA3934" w:rsidP="00BA3934">
      <w:pPr>
        <w:pStyle w:val="ListParagraph"/>
        <w:spacing w:after="0"/>
        <w:ind w:left="1800"/>
        <w:rPr>
          <w:rFonts w:ascii="Times New Roman" w:eastAsia="Times New Roman" w:hAnsi="Times New Roman" w:cs="Times New Roman"/>
          <w:i/>
          <w:iCs/>
          <w:color w:val="70AD47" w:themeColor="accent6"/>
        </w:rPr>
      </w:pPr>
      <w:r>
        <w:rPr>
          <w:noProof/>
        </w:rPr>
        <w:softHyphen/>
      </w:r>
      <w:r w:rsidRPr="00005B9A">
        <w:rPr>
          <w:noProof/>
        </w:rPr>
        <w:t xml:space="preserve"> </w:t>
      </w:r>
      <w:r>
        <w:rPr>
          <w:noProof/>
        </w:rPr>
        <w:drawing>
          <wp:inline distT="0" distB="0" distL="0" distR="0" wp14:anchorId="685A92D9" wp14:editId="75C0764E">
            <wp:extent cx="4722126" cy="3781737"/>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35773" cy="3792666"/>
                    </a:xfrm>
                    <a:prstGeom prst="rect">
                      <a:avLst/>
                    </a:prstGeom>
                  </pic:spPr>
                </pic:pic>
              </a:graphicData>
            </a:graphic>
          </wp:inline>
        </w:drawing>
      </w:r>
    </w:p>
    <w:p w14:paraId="01EEEEEA" w14:textId="77777777" w:rsidR="00BA3934" w:rsidRDefault="00BA3934" w:rsidP="00BA3934">
      <w:pPr>
        <w:pStyle w:val="ListParagraph"/>
        <w:spacing w:after="0"/>
        <w:ind w:left="1800"/>
        <w:rPr>
          <w:rFonts w:ascii="Times New Roman" w:eastAsia="Times New Roman" w:hAnsi="Times New Roman" w:cs="Times New Roman"/>
          <w:i/>
          <w:iCs/>
          <w:color w:val="70AD47" w:themeColor="accent6"/>
        </w:rPr>
      </w:pPr>
    </w:p>
    <w:p w14:paraId="4650493F" w14:textId="77777777" w:rsidR="00BA3934" w:rsidRDefault="00BA3934" w:rsidP="00BA3934">
      <w:pPr>
        <w:pStyle w:val="ListParagraph"/>
        <w:spacing w:after="0"/>
        <w:ind w:left="180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Output</w:t>
      </w:r>
    </w:p>
    <w:p w14:paraId="1116BF3F" w14:textId="77777777" w:rsidR="00BA3934" w:rsidRDefault="00BA3934" w:rsidP="00BA3934">
      <w:pPr>
        <w:pStyle w:val="ListParagraph"/>
        <w:spacing w:after="0"/>
        <w:ind w:left="1800"/>
        <w:rPr>
          <w:rFonts w:ascii="Times New Roman" w:eastAsia="Times New Roman" w:hAnsi="Times New Roman" w:cs="Times New Roman"/>
          <w:color w:val="70AD47" w:themeColor="accent6"/>
        </w:rPr>
      </w:pPr>
    </w:p>
    <w:p w14:paraId="30B397B3" w14:textId="77777777" w:rsidR="00BA3934" w:rsidRPr="00D25D04" w:rsidRDefault="00BA3934" w:rsidP="00BA3934">
      <w:pPr>
        <w:pStyle w:val="ListParagraph"/>
        <w:spacing w:after="0"/>
        <w:ind w:left="1800"/>
        <w:rPr>
          <w:rFonts w:ascii="Times New Roman" w:eastAsia="Times New Roman" w:hAnsi="Times New Roman" w:cs="Times New Roman"/>
          <w:color w:val="70AD47" w:themeColor="accent6"/>
        </w:rPr>
      </w:pPr>
      <w:r>
        <w:rPr>
          <w:noProof/>
        </w:rPr>
        <w:lastRenderedPageBreak/>
        <w:drawing>
          <wp:inline distT="0" distB="0" distL="0" distR="0" wp14:anchorId="7387889E" wp14:editId="31910006">
            <wp:extent cx="2316291" cy="2164842"/>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5644" cy="2182929"/>
                    </a:xfrm>
                    <a:prstGeom prst="rect">
                      <a:avLst/>
                    </a:prstGeom>
                  </pic:spPr>
                </pic:pic>
              </a:graphicData>
            </a:graphic>
          </wp:inline>
        </w:drawing>
      </w:r>
      <w:r w:rsidRPr="00B26BF8">
        <w:rPr>
          <w:noProof/>
        </w:rPr>
        <w:t xml:space="preserve"> </w:t>
      </w:r>
      <w:r>
        <w:rPr>
          <w:noProof/>
        </w:rPr>
        <w:t xml:space="preserve">        </w:t>
      </w:r>
      <w:r>
        <w:rPr>
          <w:noProof/>
        </w:rPr>
        <w:drawing>
          <wp:inline distT="0" distB="0" distL="0" distR="0" wp14:anchorId="22BAABF1" wp14:editId="6E62F425">
            <wp:extent cx="1758950" cy="216759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5620" cy="2188137"/>
                    </a:xfrm>
                    <a:prstGeom prst="rect">
                      <a:avLst/>
                    </a:prstGeom>
                  </pic:spPr>
                </pic:pic>
              </a:graphicData>
            </a:graphic>
          </wp:inline>
        </w:drawing>
      </w:r>
    </w:p>
    <w:p w14:paraId="74CF7043" w14:textId="77777777" w:rsidR="00BA3934" w:rsidRPr="000D6129" w:rsidRDefault="00BA3934" w:rsidP="00BA3934">
      <w:pPr>
        <w:pStyle w:val="ListParagraph"/>
        <w:spacing w:after="0"/>
        <w:ind w:left="1800"/>
        <w:rPr>
          <w:rFonts w:ascii="Times New Roman" w:hAnsi="Times New Roman" w:cs="Times New Roman"/>
        </w:rPr>
      </w:pPr>
    </w:p>
    <w:p w14:paraId="5512AA0F" w14:textId="77777777" w:rsidR="00BA3934" w:rsidRPr="0098390B" w:rsidRDefault="00BA3934" w:rsidP="00BA3934">
      <w:pPr>
        <w:ind w:left="1800"/>
        <w:rPr>
          <w:rFonts w:ascii="Times New Roman" w:eastAsia="Times New Roman" w:hAnsi="Times New Roman" w:cs="Times New Roman"/>
        </w:rPr>
      </w:pPr>
      <w:r w:rsidRPr="0098390B">
        <w:rPr>
          <w:rFonts w:ascii="Times New Roman" w:eastAsia="Times New Roman" w:hAnsi="Times New Roman" w:cs="Times New Roman"/>
        </w:rPr>
        <w:t>Similarly as what I did when I used the Global Weekly Top 100 Songs dataset, I listened to each one, rated it on a scale from 1 to</w:t>
      </w:r>
      <w:r>
        <w:rPr>
          <w:rFonts w:ascii="Times New Roman" w:eastAsia="Times New Roman" w:hAnsi="Times New Roman" w:cs="Times New Roman"/>
        </w:rPr>
        <w:t xml:space="preserve"> 10</w:t>
      </w:r>
      <w:r w:rsidRPr="0098390B">
        <w:rPr>
          <w:rFonts w:ascii="Times New Roman" w:eastAsia="Times New Roman" w:hAnsi="Times New Roman" w:cs="Times New Roman"/>
        </w:rPr>
        <w:t xml:space="preserve">, and indicated whether I would like to add it to my library. </w:t>
      </w:r>
    </w:p>
    <w:p w14:paraId="4812D4B2" w14:textId="77777777" w:rsidR="00BA3934" w:rsidRDefault="00BA3934" w:rsidP="00BA3934">
      <w:pPr>
        <w:rPr>
          <w:rFonts w:ascii="Times New Roman" w:eastAsia="Times New Roman" w:hAnsi="Times New Roman" w:cs="Times New Roman"/>
          <w:b/>
          <w:bCs/>
          <w:color w:val="70AD47"/>
        </w:rPr>
      </w:pPr>
    </w:p>
    <w:tbl>
      <w:tblPr>
        <w:tblStyle w:val="GridTable4-Accent6"/>
        <w:tblW w:w="7650" w:type="dxa"/>
        <w:tblInd w:w="1795" w:type="dxa"/>
        <w:tblLayout w:type="fixed"/>
        <w:tblLook w:val="04A0" w:firstRow="1" w:lastRow="0" w:firstColumn="1" w:lastColumn="0" w:noHBand="0" w:noVBand="1"/>
      </w:tblPr>
      <w:tblGrid>
        <w:gridCol w:w="450"/>
        <w:gridCol w:w="2970"/>
        <w:gridCol w:w="2160"/>
        <w:gridCol w:w="540"/>
        <w:gridCol w:w="1530"/>
      </w:tblGrid>
      <w:tr w:rsidR="00BA3934" w:rsidRPr="00AC7D67" w14:paraId="1E2684E2"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157682F0" w14:textId="77777777" w:rsidR="00BA3934" w:rsidRPr="00AC7D67" w:rsidRDefault="00BA3934" w:rsidP="00D95754">
            <w:pPr>
              <w:rPr>
                <w:rFonts w:ascii="Times New Roman" w:eastAsia="Times New Roman" w:hAnsi="Times New Roman" w:cs="Times New Roman"/>
                <w:color w:val="000000"/>
                <w:sz w:val="14"/>
                <w:szCs w:val="14"/>
              </w:rPr>
            </w:pPr>
          </w:p>
        </w:tc>
        <w:tc>
          <w:tcPr>
            <w:tcW w:w="2970" w:type="dxa"/>
          </w:tcPr>
          <w:p w14:paraId="7E89F598"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160" w:type="dxa"/>
          </w:tcPr>
          <w:p w14:paraId="0D9FC235"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540" w:type="dxa"/>
          </w:tcPr>
          <w:p w14:paraId="44EA13A4"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1530" w:type="dxa"/>
          </w:tcPr>
          <w:p w14:paraId="630050BE"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6A10D9E1"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46C48F3E"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970" w:type="dxa"/>
          </w:tcPr>
          <w:p w14:paraId="7DB81FC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Jiyuu</w:t>
            </w:r>
            <w:proofErr w:type="spellEnd"/>
            <w:r>
              <w:rPr>
                <w:rFonts w:ascii="Times New Roman" w:eastAsia="Times New Roman" w:hAnsi="Times New Roman" w:cs="Times New Roman"/>
                <w:sz w:val="14"/>
                <w:szCs w:val="14"/>
              </w:rPr>
              <w:t xml:space="preserve"> no </w:t>
            </w:r>
            <w:proofErr w:type="spellStart"/>
            <w:r>
              <w:rPr>
                <w:rFonts w:ascii="Times New Roman" w:eastAsia="Times New Roman" w:hAnsi="Times New Roman" w:cs="Times New Roman"/>
                <w:sz w:val="14"/>
                <w:szCs w:val="14"/>
              </w:rPr>
              <w:t>Tsubasa</w:t>
            </w:r>
            <w:proofErr w:type="spellEnd"/>
          </w:p>
        </w:tc>
        <w:tc>
          <w:tcPr>
            <w:tcW w:w="2160" w:type="dxa"/>
          </w:tcPr>
          <w:p w14:paraId="1BA70DF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Linked Horizon</w:t>
            </w:r>
          </w:p>
        </w:tc>
        <w:tc>
          <w:tcPr>
            <w:tcW w:w="540" w:type="dxa"/>
          </w:tcPr>
          <w:p w14:paraId="72CFE1C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2C162ED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(J-pop)</w:t>
            </w:r>
          </w:p>
        </w:tc>
      </w:tr>
      <w:tr w:rsidR="00BA3934" w:rsidRPr="00AC7D67" w14:paraId="52E74372"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238387C6"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970" w:type="dxa"/>
          </w:tcPr>
          <w:p w14:paraId="07FC742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Aww </w:t>
            </w:r>
            <w:proofErr w:type="spellStart"/>
            <w:r>
              <w:rPr>
                <w:rFonts w:ascii="Times New Roman" w:eastAsia="Times New Roman" w:hAnsi="Times New Roman" w:cs="Times New Roman"/>
                <w:sz w:val="14"/>
                <w:szCs w:val="14"/>
              </w:rPr>
              <w:t>Sh</w:t>
            </w:r>
            <w:proofErr w:type="spellEnd"/>
            <w:r>
              <w:rPr>
                <w:rFonts w:ascii="Times New Roman" w:eastAsia="Times New Roman" w:hAnsi="Times New Roman" w:cs="Times New Roman"/>
                <w:sz w:val="14"/>
                <w:szCs w:val="14"/>
              </w:rPr>
              <w:t>*t – Instrumental Mix</w:t>
            </w:r>
          </w:p>
        </w:tc>
        <w:tc>
          <w:tcPr>
            <w:tcW w:w="2160" w:type="dxa"/>
          </w:tcPr>
          <w:p w14:paraId="7B0098A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Jason Rivas  Supersonic Lizards</w:t>
            </w:r>
          </w:p>
        </w:tc>
        <w:tc>
          <w:tcPr>
            <w:tcW w:w="540" w:type="dxa"/>
          </w:tcPr>
          <w:p w14:paraId="60ECA65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71B54A1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5DB0D0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0D133B2B"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970" w:type="dxa"/>
          </w:tcPr>
          <w:p w14:paraId="35D1906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Greece 2000 – Extended Mix</w:t>
            </w:r>
          </w:p>
        </w:tc>
        <w:tc>
          <w:tcPr>
            <w:tcW w:w="2160" w:type="dxa"/>
          </w:tcPr>
          <w:p w14:paraId="439E7B1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Jason Rivas  Cosmic Phosphate</w:t>
            </w:r>
          </w:p>
        </w:tc>
        <w:tc>
          <w:tcPr>
            <w:tcW w:w="540" w:type="dxa"/>
          </w:tcPr>
          <w:p w14:paraId="31E504D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39F84E2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C30BADE"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3F8F9DBC"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970" w:type="dxa"/>
          </w:tcPr>
          <w:p w14:paraId="03A3071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Me!Me!Me</w:t>
            </w:r>
            <w:proofErr w:type="spellEnd"/>
            <w:r>
              <w:rPr>
                <w:rFonts w:ascii="Times New Roman" w:eastAsia="Times New Roman" w:hAnsi="Times New Roman" w:cs="Times New Roman"/>
                <w:sz w:val="14"/>
                <w:szCs w:val="14"/>
              </w:rPr>
              <w:t>!, Pt. 1</w:t>
            </w:r>
          </w:p>
        </w:tc>
        <w:tc>
          <w:tcPr>
            <w:tcW w:w="2160" w:type="dxa"/>
          </w:tcPr>
          <w:p w14:paraId="2054F13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TeddyLoid  DAOKO</w:t>
            </w:r>
          </w:p>
        </w:tc>
        <w:tc>
          <w:tcPr>
            <w:tcW w:w="540" w:type="dxa"/>
          </w:tcPr>
          <w:p w14:paraId="75B7040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1530" w:type="dxa"/>
          </w:tcPr>
          <w:p w14:paraId="0923599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(J-pop)</w:t>
            </w:r>
          </w:p>
        </w:tc>
      </w:tr>
      <w:tr w:rsidR="00BA3934" w:rsidRPr="00AC7D67" w14:paraId="3C4945B1"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647D9549"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970" w:type="dxa"/>
          </w:tcPr>
          <w:p w14:paraId="40D50C0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PAW Patrol on a Roll</w:t>
            </w:r>
          </w:p>
        </w:tc>
        <w:tc>
          <w:tcPr>
            <w:tcW w:w="2160" w:type="dxa"/>
          </w:tcPr>
          <w:p w14:paraId="483B41B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PAW Patrol</w:t>
            </w:r>
          </w:p>
        </w:tc>
        <w:tc>
          <w:tcPr>
            <w:tcW w:w="540" w:type="dxa"/>
          </w:tcPr>
          <w:p w14:paraId="24549C7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5D024CC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573BE3F"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62035C62"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6</w:t>
            </w:r>
          </w:p>
        </w:tc>
        <w:tc>
          <w:tcPr>
            <w:tcW w:w="2970" w:type="dxa"/>
          </w:tcPr>
          <w:p w14:paraId="35FC079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Kill Your Heroes</w:t>
            </w:r>
          </w:p>
        </w:tc>
        <w:tc>
          <w:tcPr>
            <w:tcW w:w="2160" w:type="dxa"/>
          </w:tcPr>
          <w:p w14:paraId="20BB626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AWOLNATION</w:t>
            </w:r>
          </w:p>
        </w:tc>
        <w:tc>
          <w:tcPr>
            <w:tcW w:w="540" w:type="dxa"/>
          </w:tcPr>
          <w:p w14:paraId="4FBBC92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72201FE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3FD9F9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54566A0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7</w:t>
            </w:r>
          </w:p>
        </w:tc>
        <w:tc>
          <w:tcPr>
            <w:tcW w:w="2970" w:type="dxa"/>
          </w:tcPr>
          <w:p w14:paraId="122F558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Guren</w:t>
            </w:r>
            <w:proofErr w:type="spellEnd"/>
            <w:r>
              <w:rPr>
                <w:rFonts w:ascii="Times New Roman" w:eastAsia="Times New Roman" w:hAnsi="Times New Roman" w:cs="Times New Roman"/>
                <w:sz w:val="14"/>
                <w:szCs w:val="14"/>
              </w:rPr>
              <w:t xml:space="preserve"> no </w:t>
            </w:r>
            <w:proofErr w:type="spellStart"/>
            <w:r>
              <w:rPr>
                <w:rFonts w:ascii="Times New Roman" w:eastAsia="Times New Roman" w:hAnsi="Times New Roman" w:cs="Times New Roman"/>
                <w:sz w:val="14"/>
                <w:szCs w:val="14"/>
              </w:rPr>
              <w:t>Yumiya</w:t>
            </w:r>
            <w:proofErr w:type="spellEnd"/>
          </w:p>
        </w:tc>
        <w:tc>
          <w:tcPr>
            <w:tcW w:w="2160" w:type="dxa"/>
          </w:tcPr>
          <w:p w14:paraId="3CF10FF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Linked Horizon</w:t>
            </w:r>
          </w:p>
        </w:tc>
        <w:tc>
          <w:tcPr>
            <w:tcW w:w="540" w:type="dxa"/>
          </w:tcPr>
          <w:p w14:paraId="06FE03C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59E3674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(J-pop)</w:t>
            </w:r>
          </w:p>
        </w:tc>
      </w:tr>
      <w:tr w:rsidR="00BA3934" w:rsidRPr="00AC7D67" w14:paraId="0CC48979"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33DFBE9E"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8</w:t>
            </w:r>
          </w:p>
        </w:tc>
        <w:tc>
          <w:tcPr>
            <w:tcW w:w="2970" w:type="dxa"/>
          </w:tcPr>
          <w:p w14:paraId="29A082A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Soda</w:t>
            </w:r>
          </w:p>
        </w:tc>
        <w:tc>
          <w:tcPr>
            <w:tcW w:w="2160" w:type="dxa"/>
          </w:tcPr>
          <w:p w14:paraId="0DC1E11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Kartel</w:t>
            </w:r>
            <w:proofErr w:type="spellEnd"/>
          </w:p>
        </w:tc>
        <w:tc>
          <w:tcPr>
            <w:tcW w:w="540" w:type="dxa"/>
          </w:tcPr>
          <w:p w14:paraId="61E4282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08E6793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57E19FE"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6ADAA8AB"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9</w:t>
            </w:r>
          </w:p>
        </w:tc>
        <w:tc>
          <w:tcPr>
            <w:tcW w:w="2970" w:type="dxa"/>
          </w:tcPr>
          <w:p w14:paraId="61858D6C"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Gita</w:t>
            </w:r>
          </w:p>
        </w:tc>
        <w:tc>
          <w:tcPr>
            <w:tcW w:w="2160" w:type="dxa"/>
          </w:tcPr>
          <w:p w14:paraId="5B8F5840"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Jason Rivas  Positive Feeling</w:t>
            </w:r>
          </w:p>
        </w:tc>
        <w:tc>
          <w:tcPr>
            <w:tcW w:w="540" w:type="dxa"/>
          </w:tcPr>
          <w:p w14:paraId="25397E4C"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1530" w:type="dxa"/>
          </w:tcPr>
          <w:p w14:paraId="29AEE46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8824CC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41B7EA6F"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10</w:t>
            </w:r>
          </w:p>
        </w:tc>
        <w:tc>
          <w:tcPr>
            <w:tcW w:w="2970" w:type="dxa"/>
          </w:tcPr>
          <w:p w14:paraId="47A970E7"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Shinzo wo </w:t>
            </w:r>
            <w:proofErr w:type="spellStart"/>
            <w:r>
              <w:rPr>
                <w:rFonts w:ascii="Times New Roman" w:eastAsia="Times New Roman" w:hAnsi="Times New Roman" w:cs="Times New Roman"/>
                <w:sz w:val="14"/>
                <w:szCs w:val="14"/>
              </w:rPr>
              <w:t>Sasageyo</w:t>
            </w:r>
            <w:proofErr w:type="spellEnd"/>
            <w:r>
              <w:rPr>
                <w:rFonts w:ascii="Times New Roman" w:eastAsia="Times New Roman" w:hAnsi="Times New Roman" w:cs="Times New Roman"/>
                <w:sz w:val="14"/>
                <w:szCs w:val="14"/>
              </w:rPr>
              <w:t>!</w:t>
            </w:r>
          </w:p>
        </w:tc>
        <w:tc>
          <w:tcPr>
            <w:tcW w:w="2160" w:type="dxa"/>
          </w:tcPr>
          <w:p w14:paraId="4A5D19D2"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Linked Horizon</w:t>
            </w:r>
          </w:p>
        </w:tc>
        <w:tc>
          <w:tcPr>
            <w:tcW w:w="540" w:type="dxa"/>
          </w:tcPr>
          <w:p w14:paraId="70B4673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53E80E88"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(J-pop)</w:t>
            </w:r>
          </w:p>
        </w:tc>
      </w:tr>
      <w:tr w:rsidR="00BA3934" w:rsidRPr="00AC7D67" w14:paraId="7370FE00"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09C73752"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11</w:t>
            </w:r>
          </w:p>
        </w:tc>
        <w:tc>
          <w:tcPr>
            <w:tcW w:w="2970" w:type="dxa"/>
          </w:tcPr>
          <w:p w14:paraId="3AA208E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Sex</w:t>
            </w:r>
          </w:p>
        </w:tc>
        <w:tc>
          <w:tcPr>
            <w:tcW w:w="2160" w:type="dxa"/>
          </w:tcPr>
          <w:p w14:paraId="753C3DA9"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1975</w:t>
            </w:r>
          </w:p>
        </w:tc>
        <w:tc>
          <w:tcPr>
            <w:tcW w:w="540" w:type="dxa"/>
          </w:tcPr>
          <w:p w14:paraId="231681F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1530" w:type="dxa"/>
          </w:tcPr>
          <w:p w14:paraId="3185C20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C525E6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50CD2B14"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2</w:t>
            </w:r>
          </w:p>
        </w:tc>
        <w:tc>
          <w:tcPr>
            <w:tcW w:w="2970" w:type="dxa"/>
          </w:tcPr>
          <w:p w14:paraId="69FA797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Promises</w:t>
            </w:r>
          </w:p>
        </w:tc>
        <w:tc>
          <w:tcPr>
            <w:tcW w:w="2160" w:type="dxa"/>
          </w:tcPr>
          <w:p w14:paraId="4912332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NERO</w:t>
            </w:r>
          </w:p>
        </w:tc>
        <w:tc>
          <w:tcPr>
            <w:tcW w:w="540" w:type="dxa"/>
          </w:tcPr>
          <w:p w14:paraId="5A413B1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1530" w:type="dxa"/>
          </w:tcPr>
          <w:p w14:paraId="13854FC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65680F6"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7EFBAE50"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3</w:t>
            </w:r>
          </w:p>
        </w:tc>
        <w:tc>
          <w:tcPr>
            <w:tcW w:w="2970" w:type="dxa"/>
          </w:tcPr>
          <w:p w14:paraId="185B35A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Runaway</w:t>
            </w:r>
          </w:p>
        </w:tc>
        <w:tc>
          <w:tcPr>
            <w:tcW w:w="2160" w:type="dxa"/>
          </w:tcPr>
          <w:p w14:paraId="7E26854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Mat Kearney</w:t>
            </w:r>
          </w:p>
        </w:tc>
        <w:tc>
          <w:tcPr>
            <w:tcW w:w="540" w:type="dxa"/>
          </w:tcPr>
          <w:p w14:paraId="26D51DA3"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58DECC7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2684BD2"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6F9E631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4</w:t>
            </w:r>
          </w:p>
        </w:tc>
        <w:tc>
          <w:tcPr>
            <w:tcW w:w="2970" w:type="dxa"/>
          </w:tcPr>
          <w:p w14:paraId="2A4D323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Boom </w:t>
            </w:r>
            <w:proofErr w:type="spellStart"/>
            <w:r>
              <w:rPr>
                <w:rFonts w:ascii="Times New Roman" w:eastAsia="Times New Roman" w:hAnsi="Times New Roman" w:cs="Times New Roman"/>
                <w:sz w:val="14"/>
                <w:szCs w:val="14"/>
              </w:rPr>
              <w:t>Boom</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Boom</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Boom</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Boom</w:t>
            </w:r>
            <w:proofErr w:type="spellEnd"/>
            <w:r>
              <w:rPr>
                <w:rFonts w:ascii="Times New Roman" w:eastAsia="Times New Roman" w:hAnsi="Times New Roman" w:cs="Times New Roman"/>
                <w:sz w:val="14"/>
                <w:szCs w:val="14"/>
              </w:rPr>
              <w:t xml:space="preserve"> B…</w:t>
            </w:r>
          </w:p>
        </w:tc>
        <w:tc>
          <w:tcPr>
            <w:tcW w:w="2160" w:type="dxa"/>
          </w:tcPr>
          <w:p w14:paraId="6E8C4A5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Dan Bull</w:t>
            </w:r>
          </w:p>
        </w:tc>
        <w:tc>
          <w:tcPr>
            <w:tcW w:w="540" w:type="dxa"/>
          </w:tcPr>
          <w:p w14:paraId="170D983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1530" w:type="dxa"/>
          </w:tcPr>
          <w:p w14:paraId="7F956C4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6F55348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1631715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5</w:t>
            </w:r>
          </w:p>
        </w:tc>
        <w:tc>
          <w:tcPr>
            <w:tcW w:w="2970" w:type="dxa"/>
          </w:tcPr>
          <w:p w14:paraId="01D6A78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Elevate</w:t>
            </w:r>
          </w:p>
        </w:tc>
        <w:tc>
          <w:tcPr>
            <w:tcW w:w="2160" w:type="dxa"/>
          </w:tcPr>
          <w:p w14:paraId="22E47B2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St. Lucia</w:t>
            </w:r>
          </w:p>
        </w:tc>
        <w:tc>
          <w:tcPr>
            <w:tcW w:w="540" w:type="dxa"/>
          </w:tcPr>
          <w:p w14:paraId="3255034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026B743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32DD292"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32CCBF6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6</w:t>
            </w:r>
          </w:p>
        </w:tc>
        <w:tc>
          <w:tcPr>
            <w:tcW w:w="2970" w:type="dxa"/>
          </w:tcPr>
          <w:p w14:paraId="73D8220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Hell</w:t>
            </w:r>
          </w:p>
        </w:tc>
        <w:tc>
          <w:tcPr>
            <w:tcW w:w="2160" w:type="dxa"/>
          </w:tcPr>
          <w:p w14:paraId="459EE65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Disturbed</w:t>
            </w:r>
          </w:p>
        </w:tc>
        <w:tc>
          <w:tcPr>
            <w:tcW w:w="540" w:type="dxa"/>
          </w:tcPr>
          <w:p w14:paraId="7BF7C2F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6AFF676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AFC54C7"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6FF41F40"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7</w:t>
            </w:r>
          </w:p>
        </w:tc>
        <w:tc>
          <w:tcPr>
            <w:tcW w:w="2970" w:type="dxa"/>
          </w:tcPr>
          <w:p w14:paraId="035FCFE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 Got</w:t>
            </w:r>
          </w:p>
        </w:tc>
        <w:tc>
          <w:tcPr>
            <w:tcW w:w="2160" w:type="dxa"/>
          </w:tcPr>
          <w:p w14:paraId="0DB71833"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Young the Giant</w:t>
            </w:r>
          </w:p>
        </w:tc>
        <w:tc>
          <w:tcPr>
            <w:tcW w:w="540" w:type="dxa"/>
          </w:tcPr>
          <w:p w14:paraId="4428231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52D7C70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33833E8"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7D4D3752"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8</w:t>
            </w:r>
          </w:p>
        </w:tc>
        <w:tc>
          <w:tcPr>
            <w:tcW w:w="2970" w:type="dxa"/>
          </w:tcPr>
          <w:p w14:paraId="16504D9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Some Time Alone, Alone</w:t>
            </w:r>
          </w:p>
        </w:tc>
        <w:tc>
          <w:tcPr>
            <w:tcW w:w="2160" w:type="dxa"/>
          </w:tcPr>
          <w:p w14:paraId="21BE273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Melody’s Echo Chamber</w:t>
            </w:r>
          </w:p>
        </w:tc>
        <w:tc>
          <w:tcPr>
            <w:tcW w:w="540" w:type="dxa"/>
          </w:tcPr>
          <w:p w14:paraId="16F38F7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18D3DFA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83DE62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50" w:type="dxa"/>
          </w:tcPr>
          <w:p w14:paraId="6E2C1921"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r>
              <w:rPr>
                <w:rFonts w:ascii="Times New Roman" w:eastAsia="Times New Roman" w:hAnsi="Times New Roman" w:cs="Times New Roman"/>
                <w:b w:val="0"/>
                <w:bCs w:val="0"/>
                <w:sz w:val="14"/>
                <w:szCs w:val="14"/>
              </w:rPr>
              <w:t>9</w:t>
            </w:r>
          </w:p>
        </w:tc>
        <w:tc>
          <w:tcPr>
            <w:tcW w:w="2970" w:type="dxa"/>
          </w:tcPr>
          <w:p w14:paraId="2CCCFCA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My Body</w:t>
            </w:r>
          </w:p>
        </w:tc>
        <w:tc>
          <w:tcPr>
            <w:tcW w:w="2160" w:type="dxa"/>
          </w:tcPr>
          <w:p w14:paraId="4F0466D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Young the Giant</w:t>
            </w:r>
          </w:p>
        </w:tc>
        <w:tc>
          <w:tcPr>
            <w:tcW w:w="540" w:type="dxa"/>
          </w:tcPr>
          <w:p w14:paraId="76EACC8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28B44EC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22B142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450" w:type="dxa"/>
          </w:tcPr>
          <w:p w14:paraId="69B34E2B"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20</w:t>
            </w:r>
          </w:p>
        </w:tc>
        <w:tc>
          <w:tcPr>
            <w:tcW w:w="2970" w:type="dxa"/>
          </w:tcPr>
          <w:p w14:paraId="1ECAA5F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Timber (feat. </w:t>
            </w:r>
            <w:proofErr w:type="spellStart"/>
            <w:r>
              <w:rPr>
                <w:rFonts w:ascii="Times New Roman" w:eastAsia="Times New Roman" w:hAnsi="Times New Roman" w:cs="Times New Roman"/>
                <w:sz w:val="14"/>
                <w:szCs w:val="14"/>
              </w:rPr>
              <w:t>Ke$ha</w:t>
            </w:r>
            <w:proofErr w:type="spellEnd"/>
            <w:r>
              <w:rPr>
                <w:rFonts w:ascii="Times New Roman" w:eastAsia="Times New Roman" w:hAnsi="Times New Roman" w:cs="Times New Roman"/>
                <w:sz w:val="14"/>
                <w:szCs w:val="14"/>
              </w:rPr>
              <w:t>)</w:t>
            </w:r>
          </w:p>
        </w:tc>
        <w:tc>
          <w:tcPr>
            <w:tcW w:w="2160" w:type="dxa"/>
          </w:tcPr>
          <w:p w14:paraId="5F4D75C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Pitbull  Kesha</w:t>
            </w:r>
          </w:p>
        </w:tc>
        <w:tc>
          <w:tcPr>
            <w:tcW w:w="540" w:type="dxa"/>
          </w:tcPr>
          <w:p w14:paraId="39AC41F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1530" w:type="dxa"/>
          </w:tcPr>
          <w:p w14:paraId="206B5F1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59B1C5A2" w14:textId="77777777" w:rsidR="00BA3934" w:rsidRDefault="00BA3934" w:rsidP="00BA3934">
      <w:pPr>
        <w:rPr>
          <w:rFonts w:ascii="Times New Roman" w:eastAsia="Times New Roman" w:hAnsi="Times New Roman" w:cs="Times New Roman"/>
          <w:b/>
          <w:bCs/>
          <w:color w:val="70AD47"/>
        </w:rPr>
      </w:pPr>
    </w:p>
    <w:p w14:paraId="13F7B60A" w14:textId="77777777" w:rsidR="00BA3934" w:rsidRDefault="00BA3934" w:rsidP="00BA3934">
      <w:pPr>
        <w:ind w:left="1800"/>
        <w:rPr>
          <w:rFonts w:ascii="Times New Roman" w:eastAsia="Times New Roman" w:hAnsi="Times New Roman" w:cs="Times New Roman"/>
        </w:rPr>
      </w:pPr>
      <w:r>
        <w:rPr>
          <w:rFonts w:ascii="Times New Roman" w:eastAsia="Times New Roman" w:hAnsi="Times New Roman" w:cs="Times New Roman"/>
        </w:rPr>
        <w:t>After listening to these 20 songs, I found that they are mostly electronic and rock music, with some diversity in language, including four Japanese songs. Interestingly, the algorithm predicted that I would like Linked Horizon, Jason Rivas, and Young the Giant, as it suggests three songs by Linked Horizon, two songs by Jason Rivas, and two songs by Young the Giant out of 20 songs. Unfortunately, I am not a fan of any of these three artists. Out of the 20 songs, only one song kind of caught my eye.</w:t>
      </w:r>
      <w:r w:rsidRPr="0098390B">
        <w:rPr>
          <w:rFonts w:ascii="Times New Roman" w:eastAsia="Times New Roman" w:hAnsi="Times New Roman" w:cs="Times New Roman"/>
        </w:rPr>
        <w:t xml:space="preserve"> </w:t>
      </w:r>
      <w:r>
        <w:rPr>
          <w:rFonts w:ascii="Times New Roman" w:eastAsia="Times New Roman" w:hAnsi="Times New Roman" w:cs="Times New Roman"/>
        </w:rPr>
        <w:t>I am not sure why the optimal model did not perform as well as in adjusted generalized dataset compared to Global Weekly Top 100 songs. One potential reason is that generalized dataset is too large, which it may become difficult for me to find meaningful patterns and relationships between variables. Larger datasets often have a lot of noise or irrelevant data that may make it more challenging to identify the patterns. However, as I checked the size of the adjusted generalized dataset, it only includes 440 observations which should not be too large.</w:t>
      </w:r>
    </w:p>
    <w:p w14:paraId="210F5D79" w14:textId="77777777" w:rsidR="00BA3934" w:rsidRDefault="00BA3934" w:rsidP="00BA3934">
      <w:pPr>
        <w:ind w:left="1800"/>
        <w:rPr>
          <w:rFonts w:ascii="Times New Roman" w:eastAsia="Times New Roman" w:hAnsi="Times New Roman" w:cs="Times New Roman"/>
        </w:rPr>
      </w:pPr>
    </w:p>
    <w:p w14:paraId="6581BB81" w14:textId="77777777" w:rsidR="00BA3934" w:rsidRPr="0098390B" w:rsidRDefault="00BA3934" w:rsidP="00BA3934">
      <w:pPr>
        <w:ind w:left="1800"/>
        <w:rPr>
          <w:rFonts w:ascii="Times New Roman" w:eastAsia="Times New Roman" w:hAnsi="Times New Roman" w:cs="Times New Roman"/>
        </w:rPr>
      </w:pPr>
      <w:r>
        <w:rPr>
          <w:rFonts w:ascii="Times New Roman" w:eastAsia="Times New Roman" w:hAnsi="Times New Roman" w:cs="Times New Roman"/>
        </w:rPr>
        <w:lastRenderedPageBreak/>
        <w:t>I will still use Global Weekly Top 100 songs as the test dataset in this case.</w:t>
      </w:r>
    </w:p>
    <w:p w14:paraId="3D0327D1" w14:textId="77777777" w:rsidR="00BA3934" w:rsidRDefault="00BA3934" w:rsidP="00BA3934">
      <w:pPr>
        <w:rPr>
          <w:rFonts w:ascii="Times New Roman" w:eastAsia="Times New Roman" w:hAnsi="Times New Roman" w:cs="Times New Roman"/>
          <w:b/>
          <w:bCs/>
          <w:color w:val="70AD47"/>
        </w:rPr>
      </w:pPr>
    </w:p>
    <w:p w14:paraId="3D1B629B" w14:textId="77777777" w:rsidR="00BA3934" w:rsidRPr="005E1059" w:rsidRDefault="00BA3934" w:rsidP="00BA3934">
      <w:pPr>
        <w:pStyle w:val="ListParagraph"/>
        <w:numPr>
          <w:ilvl w:val="0"/>
          <w:numId w:val="37"/>
        </w:numPr>
        <w:spacing w:after="0"/>
        <w:rPr>
          <w:rFonts w:ascii="Times New Roman" w:hAnsi="Times New Roman" w:cs="Times New Roman"/>
          <w:sz w:val="24"/>
          <w:szCs w:val="24"/>
        </w:rPr>
      </w:pPr>
      <w:r w:rsidRPr="005E1059">
        <w:rPr>
          <w:rFonts w:ascii="Times New Roman" w:hAnsi="Times New Roman" w:cs="Times New Roman"/>
          <w:sz w:val="24"/>
          <w:szCs w:val="24"/>
        </w:rPr>
        <w:t>Collaborative filtering method</w:t>
      </w:r>
    </w:p>
    <w:p w14:paraId="5EA29A71" w14:textId="77777777" w:rsidR="00BA3934" w:rsidRDefault="00BA3934" w:rsidP="00BA3934">
      <w:pPr>
        <w:pStyle w:val="ListParagraph"/>
        <w:spacing w:after="0"/>
        <w:ind w:left="1080"/>
        <w:rPr>
          <w:rFonts w:ascii="Times New Roman" w:hAnsi="Times New Roman" w:cs="Times New Roman"/>
        </w:rPr>
      </w:pPr>
    </w:p>
    <w:tbl>
      <w:tblPr>
        <w:tblStyle w:val="GridTable4-Accent6"/>
        <w:tblW w:w="7560" w:type="dxa"/>
        <w:tblInd w:w="1795" w:type="dxa"/>
        <w:tblLayout w:type="fixed"/>
        <w:tblLook w:val="04A0" w:firstRow="1" w:lastRow="0" w:firstColumn="1" w:lastColumn="0" w:noHBand="0" w:noVBand="1"/>
      </w:tblPr>
      <w:tblGrid>
        <w:gridCol w:w="360"/>
        <w:gridCol w:w="2340"/>
        <w:gridCol w:w="2250"/>
        <w:gridCol w:w="540"/>
        <w:gridCol w:w="2070"/>
      </w:tblGrid>
      <w:tr w:rsidR="00BA3934" w:rsidRPr="00AC7D67" w14:paraId="66A18168"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1F0BBB7E" w14:textId="77777777" w:rsidR="00BA3934" w:rsidRPr="00AC7D67" w:rsidRDefault="00BA3934" w:rsidP="00D95754">
            <w:pPr>
              <w:rPr>
                <w:rFonts w:ascii="Times New Roman" w:eastAsia="Times New Roman" w:hAnsi="Times New Roman" w:cs="Times New Roman"/>
                <w:color w:val="000000"/>
                <w:sz w:val="14"/>
                <w:szCs w:val="14"/>
              </w:rPr>
            </w:pPr>
          </w:p>
        </w:tc>
        <w:tc>
          <w:tcPr>
            <w:tcW w:w="2340" w:type="dxa"/>
          </w:tcPr>
          <w:p w14:paraId="20248D78"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250" w:type="dxa"/>
          </w:tcPr>
          <w:p w14:paraId="3553ED04"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540" w:type="dxa"/>
          </w:tcPr>
          <w:p w14:paraId="6FB883AC"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070" w:type="dxa"/>
          </w:tcPr>
          <w:p w14:paraId="14A059CB"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4156AF62"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560" w:type="dxa"/>
            <w:gridSpan w:val="5"/>
          </w:tcPr>
          <w:p w14:paraId="5CEE699E" w14:textId="77777777" w:rsidR="00BA3934" w:rsidRPr="0065619C" w:rsidRDefault="00BA3934" w:rsidP="00D95754">
            <w:pPr>
              <w:rPr>
                <w:rFonts w:ascii="Times New Roman" w:eastAsia="Times New Roman" w:hAnsi="Times New Roman" w:cs="Times New Roman"/>
                <w:i/>
                <w:iCs/>
                <w:sz w:val="14"/>
                <w:szCs w:val="14"/>
              </w:rPr>
            </w:pPr>
            <w:r w:rsidRPr="0065619C">
              <w:rPr>
                <w:rFonts w:ascii="Times New Roman" w:eastAsia="Times New Roman" w:hAnsi="Times New Roman" w:cs="Times New Roman"/>
                <w:i/>
                <w:iCs/>
                <w:sz w:val="14"/>
                <w:szCs w:val="14"/>
              </w:rPr>
              <w:t>Euclidean Distance</w:t>
            </w:r>
          </w:p>
        </w:tc>
      </w:tr>
      <w:tr w:rsidR="00BA3934" w:rsidRPr="00AC7D67" w14:paraId="4253F0B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35932C67"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340" w:type="dxa"/>
          </w:tcPr>
          <w:p w14:paraId="6A1B312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Hong Kong</w:t>
            </w:r>
          </w:p>
        </w:tc>
        <w:tc>
          <w:tcPr>
            <w:tcW w:w="2250" w:type="dxa"/>
          </w:tcPr>
          <w:p w14:paraId="303A694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Gorillaz</w:t>
            </w:r>
          </w:p>
        </w:tc>
        <w:tc>
          <w:tcPr>
            <w:tcW w:w="540" w:type="dxa"/>
          </w:tcPr>
          <w:p w14:paraId="4BE6CCF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70532F8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0656E2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29458042"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340" w:type="dxa"/>
          </w:tcPr>
          <w:p w14:paraId="6A56222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Mongoloid – 2009 Remaster</w:t>
            </w:r>
          </w:p>
        </w:tc>
        <w:tc>
          <w:tcPr>
            <w:tcW w:w="2250" w:type="dxa"/>
          </w:tcPr>
          <w:p w14:paraId="05699C53"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DEVO</w:t>
            </w:r>
          </w:p>
        </w:tc>
        <w:tc>
          <w:tcPr>
            <w:tcW w:w="540" w:type="dxa"/>
          </w:tcPr>
          <w:p w14:paraId="3F9EC15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486B1DD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0C4BD4A"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5E403B04"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340" w:type="dxa"/>
          </w:tcPr>
          <w:p w14:paraId="6124E8A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Bad Habits – uncut</w:t>
            </w:r>
          </w:p>
        </w:tc>
        <w:tc>
          <w:tcPr>
            <w:tcW w:w="2250" w:type="dxa"/>
          </w:tcPr>
          <w:p w14:paraId="5FFE7DE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Maxwell</w:t>
            </w:r>
          </w:p>
        </w:tc>
        <w:tc>
          <w:tcPr>
            <w:tcW w:w="540" w:type="dxa"/>
          </w:tcPr>
          <w:p w14:paraId="4131C17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2CD7E04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BC6B17D"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469EBF7C"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340" w:type="dxa"/>
          </w:tcPr>
          <w:p w14:paraId="5324DEC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Stepping Into Tomorrow </w:t>
            </w:r>
          </w:p>
        </w:tc>
        <w:tc>
          <w:tcPr>
            <w:tcW w:w="2250" w:type="dxa"/>
          </w:tcPr>
          <w:p w14:paraId="48832CE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Donald Byrd</w:t>
            </w:r>
          </w:p>
        </w:tc>
        <w:tc>
          <w:tcPr>
            <w:tcW w:w="540" w:type="dxa"/>
          </w:tcPr>
          <w:p w14:paraId="6B5E144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133D8FE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43FA70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5093EC10"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340" w:type="dxa"/>
          </w:tcPr>
          <w:p w14:paraId="55D411F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This Town (feat. Sasha Sloan)</w:t>
            </w:r>
          </w:p>
        </w:tc>
        <w:tc>
          <w:tcPr>
            <w:tcW w:w="2250" w:type="dxa"/>
          </w:tcPr>
          <w:p w14:paraId="43C2A0C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Kygo</w:t>
            </w:r>
            <w:proofErr w:type="spellEnd"/>
            <w:r>
              <w:rPr>
                <w:rFonts w:ascii="Times New Roman" w:eastAsia="Times New Roman" w:hAnsi="Times New Roman" w:cs="Times New Roman"/>
                <w:sz w:val="14"/>
                <w:szCs w:val="14"/>
              </w:rPr>
              <w:t>, Sasha Sloan</w:t>
            </w:r>
          </w:p>
        </w:tc>
        <w:tc>
          <w:tcPr>
            <w:tcW w:w="540" w:type="dxa"/>
          </w:tcPr>
          <w:p w14:paraId="1C9FB16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070" w:type="dxa"/>
          </w:tcPr>
          <w:p w14:paraId="3565FA4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1E8F99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560" w:type="dxa"/>
            <w:gridSpan w:val="5"/>
          </w:tcPr>
          <w:p w14:paraId="38F674BB" w14:textId="77777777" w:rsidR="00BA3934" w:rsidRPr="00BB7529" w:rsidRDefault="00BA3934" w:rsidP="00D95754">
            <w:pPr>
              <w:rPr>
                <w:rFonts w:ascii="Times New Roman" w:eastAsia="Times New Roman" w:hAnsi="Times New Roman" w:cs="Times New Roman"/>
                <w:i/>
                <w:iCs/>
                <w:sz w:val="14"/>
                <w:szCs w:val="14"/>
              </w:rPr>
            </w:pPr>
            <w:r w:rsidRPr="00BB7529">
              <w:rPr>
                <w:rFonts w:ascii="Times New Roman" w:eastAsia="Times New Roman" w:hAnsi="Times New Roman" w:cs="Times New Roman"/>
                <w:i/>
                <w:iCs/>
                <w:sz w:val="14"/>
                <w:szCs w:val="14"/>
              </w:rPr>
              <w:t>Cosine Similarity</w:t>
            </w:r>
          </w:p>
        </w:tc>
      </w:tr>
      <w:tr w:rsidR="00BA3934" w:rsidRPr="00AC7D67" w14:paraId="69801172"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41BBA631"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340" w:type="dxa"/>
          </w:tcPr>
          <w:p w14:paraId="56E37034"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Citgo</w:t>
            </w:r>
          </w:p>
        </w:tc>
        <w:tc>
          <w:tcPr>
            <w:tcW w:w="2250" w:type="dxa"/>
          </w:tcPr>
          <w:p w14:paraId="6E5462E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Chief Keef</w:t>
            </w:r>
          </w:p>
        </w:tc>
        <w:tc>
          <w:tcPr>
            <w:tcW w:w="540" w:type="dxa"/>
          </w:tcPr>
          <w:p w14:paraId="3662A32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070" w:type="dxa"/>
          </w:tcPr>
          <w:p w14:paraId="011A501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EECD050"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712A22FF"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340" w:type="dxa"/>
          </w:tcPr>
          <w:p w14:paraId="788D7B1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Hello, Dolly!</w:t>
            </w:r>
          </w:p>
        </w:tc>
        <w:tc>
          <w:tcPr>
            <w:tcW w:w="2250" w:type="dxa"/>
          </w:tcPr>
          <w:p w14:paraId="66B8BF5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Paul </w:t>
            </w:r>
            <w:proofErr w:type="spellStart"/>
            <w:r>
              <w:rPr>
                <w:rFonts w:ascii="Times New Roman" w:eastAsia="Times New Roman" w:hAnsi="Times New Roman" w:cs="Times New Roman"/>
                <w:sz w:val="14"/>
                <w:szCs w:val="14"/>
              </w:rPr>
              <w:t>Anka</w:t>
            </w:r>
            <w:proofErr w:type="spellEnd"/>
          </w:p>
        </w:tc>
        <w:tc>
          <w:tcPr>
            <w:tcW w:w="540" w:type="dxa"/>
          </w:tcPr>
          <w:p w14:paraId="5891EC5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712476C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12DD39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7E004CD3"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340" w:type="dxa"/>
          </w:tcPr>
          <w:p w14:paraId="6C902A98"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Love, Life And Money</w:t>
            </w:r>
          </w:p>
        </w:tc>
        <w:tc>
          <w:tcPr>
            <w:tcW w:w="2250" w:type="dxa"/>
          </w:tcPr>
          <w:p w14:paraId="71BEF171"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Little Willie John</w:t>
            </w:r>
          </w:p>
        </w:tc>
        <w:tc>
          <w:tcPr>
            <w:tcW w:w="540" w:type="dxa"/>
          </w:tcPr>
          <w:p w14:paraId="45416F5E"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070" w:type="dxa"/>
          </w:tcPr>
          <w:p w14:paraId="7A5A319A"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2BC662E"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061AF80A"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340" w:type="dxa"/>
          </w:tcPr>
          <w:p w14:paraId="53AA435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Tadow</w:t>
            </w:r>
            <w:proofErr w:type="spellEnd"/>
          </w:p>
        </w:tc>
        <w:tc>
          <w:tcPr>
            <w:tcW w:w="2250" w:type="dxa"/>
          </w:tcPr>
          <w:p w14:paraId="45E5504B"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Masego</w:t>
            </w:r>
            <w:proofErr w:type="spellEnd"/>
            <w:r>
              <w:rPr>
                <w:rFonts w:ascii="Times New Roman" w:eastAsia="Times New Roman" w:hAnsi="Times New Roman" w:cs="Times New Roman"/>
                <w:sz w:val="14"/>
                <w:szCs w:val="14"/>
              </w:rPr>
              <w:t xml:space="preserve"> FKJ</w:t>
            </w:r>
          </w:p>
        </w:tc>
        <w:tc>
          <w:tcPr>
            <w:tcW w:w="540" w:type="dxa"/>
          </w:tcPr>
          <w:p w14:paraId="09462D3C"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070" w:type="dxa"/>
          </w:tcPr>
          <w:p w14:paraId="6441FE0F"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Already in my library</w:t>
            </w:r>
          </w:p>
        </w:tc>
      </w:tr>
      <w:tr w:rsidR="00BA3934" w:rsidRPr="00AC7D67" w14:paraId="028B84B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20A8DFA9"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340" w:type="dxa"/>
          </w:tcPr>
          <w:p w14:paraId="09990DE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Good Vibrations – Remastered</w:t>
            </w:r>
          </w:p>
        </w:tc>
        <w:tc>
          <w:tcPr>
            <w:tcW w:w="2250" w:type="dxa"/>
          </w:tcPr>
          <w:p w14:paraId="4FB7BAB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Beach Boys</w:t>
            </w:r>
          </w:p>
        </w:tc>
        <w:tc>
          <w:tcPr>
            <w:tcW w:w="540" w:type="dxa"/>
          </w:tcPr>
          <w:p w14:paraId="5682460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070" w:type="dxa"/>
          </w:tcPr>
          <w:p w14:paraId="5EC68FE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3D6DF967" w14:textId="77777777" w:rsidR="00BA3934" w:rsidRPr="00D85312" w:rsidRDefault="00BA3934" w:rsidP="00BA3934">
      <w:pPr>
        <w:pStyle w:val="ListParagraph"/>
        <w:spacing w:after="0"/>
        <w:ind w:left="1800"/>
        <w:rPr>
          <w:rFonts w:ascii="Times New Roman" w:eastAsia="Times New Roman" w:hAnsi="Times New Roman" w:cs="Times New Roman"/>
          <w:b/>
          <w:bCs/>
        </w:rPr>
      </w:pPr>
    </w:p>
    <w:p w14:paraId="3F05B75E" w14:textId="77777777" w:rsidR="00BA3934" w:rsidRPr="005E1059" w:rsidRDefault="00BA3934" w:rsidP="00BA3934">
      <w:pPr>
        <w:pStyle w:val="ListParagraph"/>
        <w:numPr>
          <w:ilvl w:val="0"/>
          <w:numId w:val="38"/>
        </w:numPr>
        <w:spacing w:after="0"/>
        <w:rPr>
          <w:rFonts w:ascii="Times New Roman" w:eastAsia="Times New Roman" w:hAnsi="Times New Roman" w:cs="Times New Roman"/>
          <w:b/>
          <w:bCs/>
          <w:sz w:val="24"/>
          <w:szCs w:val="24"/>
        </w:rPr>
      </w:pPr>
      <w:r w:rsidRPr="005E1059">
        <w:rPr>
          <w:rFonts w:ascii="Times New Roman" w:eastAsia="Times New Roman" w:hAnsi="Times New Roman" w:cs="Times New Roman"/>
          <w:sz w:val="24"/>
          <w:szCs w:val="24"/>
        </w:rPr>
        <w:t xml:space="preserve">The above 10 songs were selected as five most similar songs as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based on two similarity metrics, respectively. As mentioned earlier, I plan to test the algorithm with multiple target songs instead of using one single target song. I used five K-indie songs as the target songs. They are </w:t>
      </w:r>
      <w:r w:rsidRPr="005E1059">
        <w:rPr>
          <w:rFonts w:ascii="Times New Roman" w:eastAsia="Times New Roman" w:hAnsi="Times New Roman" w:cs="Times New Roman"/>
          <w:i/>
          <w:iCs/>
          <w:sz w:val="24"/>
          <w:szCs w:val="24"/>
        </w:rPr>
        <w:t>Soft</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Polaroid</w:t>
      </w:r>
      <w:r w:rsidRPr="005E1059">
        <w:rPr>
          <w:rFonts w:ascii="Times New Roman" w:eastAsia="Times New Roman" w:hAnsi="Times New Roman" w:cs="Times New Roman"/>
          <w:sz w:val="24"/>
          <w:szCs w:val="24"/>
        </w:rPr>
        <w:t xml:space="preserve">, </w:t>
      </w:r>
      <w:proofErr w:type="spellStart"/>
      <w:r w:rsidRPr="005E1059">
        <w:rPr>
          <w:rFonts w:ascii="Times New Roman" w:eastAsia="Times New Roman" w:hAnsi="Times New Roman" w:cs="Times New Roman"/>
          <w:i/>
          <w:iCs/>
          <w:sz w:val="24"/>
          <w:szCs w:val="24"/>
        </w:rPr>
        <w:t>Vacance</w:t>
      </w:r>
      <w:proofErr w:type="spellEnd"/>
      <w:r w:rsidRPr="005E1059">
        <w:rPr>
          <w:rFonts w:ascii="Times New Roman" w:eastAsia="Times New Roman" w:hAnsi="Times New Roman" w:cs="Times New Roman"/>
          <w:i/>
          <w:iCs/>
          <w:sz w:val="24"/>
          <w:szCs w:val="24"/>
        </w:rPr>
        <w:t xml:space="preserve"> in September</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Soothe (feat. Jumbo)</w:t>
      </w:r>
      <w:r w:rsidRPr="005E1059">
        <w:rPr>
          <w:rFonts w:ascii="Times New Roman" w:eastAsia="Times New Roman" w:hAnsi="Times New Roman" w:cs="Times New Roman"/>
          <w:sz w:val="24"/>
          <w:szCs w:val="24"/>
        </w:rPr>
        <w:t xml:space="preserve">, and </w:t>
      </w:r>
      <w:r w:rsidRPr="005E1059">
        <w:rPr>
          <w:rFonts w:ascii="Times New Roman" w:eastAsia="Times New Roman" w:hAnsi="Times New Roman" w:cs="Times New Roman"/>
          <w:i/>
          <w:iCs/>
          <w:sz w:val="24"/>
          <w:szCs w:val="24"/>
        </w:rPr>
        <w:t>bath</w:t>
      </w:r>
      <w:r w:rsidRPr="005E1059">
        <w:rPr>
          <w:rFonts w:ascii="Times New Roman" w:eastAsia="Times New Roman" w:hAnsi="Times New Roman" w:cs="Times New Roman"/>
          <w:sz w:val="24"/>
          <w:szCs w:val="24"/>
        </w:rPr>
        <w:t>. In the below codes, these five target songs were defined as a list of strings. The individual dataset then was filtered to only include rows corresponding to those target songs. After that, I calculated the average value of audio features and used these values to find the five most similar songs in the generalized dataset using two similarity metrics. Note that I did not use the adjusted generalized dataset as it did not provide better results in the content-based filtering method section.</w:t>
      </w:r>
    </w:p>
    <w:p w14:paraId="59585E8C" w14:textId="77777777" w:rsidR="00BA3934" w:rsidRDefault="00BA3934" w:rsidP="00BA3934">
      <w:pPr>
        <w:pStyle w:val="ListParagraph"/>
        <w:spacing w:after="0"/>
        <w:ind w:left="1800"/>
        <w:rPr>
          <w:rFonts w:ascii="Times New Roman" w:eastAsia="Times New Roman" w:hAnsi="Times New Roman" w:cs="Times New Roman"/>
        </w:rPr>
      </w:pPr>
    </w:p>
    <w:p w14:paraId="2E30130D" w14:textId="77777777" w:rsidR="00BA3934" w:rsidRPr="005E1059" w:rsidRDefault="00BA3934" w:rsidP="00BA3934">
      <w:pPr>
        <w:pStyle w:val="ListParagraph"/>
        <w:spacing w:after="0"/>
        <w:ind w:left="180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0557ACAC" w14:textId="77777777" w:rsidR="00BA3934" w:rsidRDefault="00BA3934" w:rsidP="00BA3934">
      <w:pPr>
        <w:pStyle w:val="ListParagraph"/>
        <w:spacing w:after="0"/>
        <w:ind w:left="1800"/>
        <w:rPr>
          <w:rFonts w:ascii="Times New Roman" w:eastAsia="Times New Roman" w:hAnsi="Times New Roman" w:cs="Times New Roman"/>
        </w:rPr>
      </w:pPr>
      <w:r>
        <w:rPr>
          <w:noProof/>
        </w:rPr>
        <w:lastRenderedPageBreak/>
        <w:drawing>
          <wp:inline distT="0" distB="0" distL="0" distR="0" wp14:anchorId="653D271A" wp14:editId="7611ED6E">
            <wp:extent cx="4785756" cy="407300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8589" cy="4083928"/>
                    </a:xfrm>
                    <a:prstGeom prst="rect">
                      <a:avLst/>
                    </a:prstGeom>
                  </pic:spPr>
                </pic:pic>
              </a:graphicData>
            </a:graphic>
          </wp:inline>
        </w:drawing>
      </w:r>
    </w:p>
    <w:p w14:paraId="0F87F8E3" w14:textId="77777777" w:rsidR="00BA3934" w:rsidRPr="00C835D4" w:rsidRDefault="00BA3934" w:rsidP="00BA3934">
      <w:pPr>
        <w:pStyle w:val="ListParagraph"/>
        <w:spacing w:after="0"/>
        <w:ind w:left="1800"/>
        <w:rPr>
          <w:rFonts w:ascii="Times New Roman" w:eastAsia="Times New Roman" w:hAnsi="Times New Roman" w:cs="Times New Roman"/>
          <w:color w:val="70AD47" w:themeColor="accent6"/>
        </w:rPr>
      </w:pPr>
    </w:p>
    <w:p w14:paraId="6E63CAFE" w14:textId="77777777" w:rsidR="00BA3934" w:rsidRPr="005E1059" w:rsidRDefault="00BA3934" w:rsidP="00BA3934">
      <w:pPr>
        <w:pStyle w:val="ListParagraph"/>
        <w:spacing w:after="0"/>
        <w:ind w:left="180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056F6AC3" w14:textId="77777777" w:rsidR="00BA3934" w:rsidRDefault="00BA3934" w:rsidP="00BA3934">
      <w:pPr>
        <w:pStyle w:val="ListParagraph"/>
        <w:spacing w:after="0"/>
        <w:ind w:left="1800"/>
        <w:rPr>
          <w:rFonts w:ascii="Times New Roman" w:eastAsia="Times New Roman" w:hAnsi="Times New Roman" w:cs="Times New Roman"/>
          <w:i/>
          <w:iCs/>
          <w:color w:val="70AD47" w:themeColor="accent6"/>
        </w:rPr>
      </w:pPr>
    </w:p>
    <w:p w14:paraId="1E5F7151" w14:textId="77777777" w:rsidR="00BA3934" w:rsidRPr="00A21347" w:rsidRDefault="00BA3934" w:rsidP="00BA3934">
      <w:pPr>
        <w:pStyle w:val="ListParagraph"/>
        <w:spacing w:after="0"/>
        <w:ind w:left="1800"/>
        <w:rPr>
          <w:rFonts w:ascii="Times New Roman" w:eastAsia="Times New Roman" w:hAnsi="Times New Roman" w:cs="Times New Roman"/>
          <w:i/>
          <w:iCs/>
          <w:color w:val="70AD47" w:themeColor="accent6"/>
        </w:rPr>
      </w:pPr>
      <w:r>
        <w:rPr>
          <w:noProof/>
        </w:rPr>
        <w:drawing>
          <wp:inline distT="0" distB="0" distL="0" distR="0" wp14:anchorId="28CE7EC3" wp14:editId="14E1C49A">
            <wp:extent cx="1658715" cy="1050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71400" cy="1058775"/>
                    </a:xfrm>
                    <a:prstGeom prst="rect">
                      <a:avLst/>
                    </a:prstGeom>
                  </pic:spPr>
                </pic:pic>
              </a:graphicData>
            </a:graphic>
          </wp:inline>
        </w:drawing>
      </w:r>
      <w:r>
        <w:rPr>
          <w:noProof/>
        </w:rPr>
        <w:t xml:space="preserve">         </w:t>
      </w:r>
      <w:r w:rsidRPr="008C5FE1">
        <w:rPr>
          <w:noProof/>
        </w:rPr>
        <w:t xml:space="preserve"> </w:t>
      </w:r>
      <w:r>
        <w:rPr>
          <w:noProof/>
        </w:rPr>
        <w:t xml:space="preserve">        </w:t>
      </w:r>
      <w:r>
        <w:rPr>
          <w:noProof/>
        </w:rPr>
        <w:drawing>
          <wp:inline distT="0" distB="0" distL="0" distR="0" wp14:anchorId="343FFF8B" wp14:editId="163B48CC">
            <wp:extent cx="1520041" cy="106918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32040" cy="1077622"/>
                    </a:xfrm>
                    <a:prstGeom prst="rect">
                      <a:avLst/>
                    </a:prstGeom>
                  </pic:spPr>
                </pic:pic>
              </a:graphicData>
            </a:graphic>
          </wp:inline>
        </w:drawing>
      </w:r>
    </w:p>
    <w:p w14:paraId="4E8AE5ED" w14:textId="77777777" w:rsidR="00BA3934" w:rsidRDefault="00BA3934" w:rsidP="00BA3934">
      <w:pPr>
        <w:pStyle w:val="ListParagraph"/>
        <w:spacing w:after="0"/>
        <w:ind w:left="1800"/>
        <w:rPr>
          <w:rFonts w:ascii="Times New Roman" w:eastAsia="Times New Roman" w:hAnsi="Times New Roman" w:cs="Times New Roman"/>
          <w:b/>
          <w:bCs/>
          <w:color w:val="70AD47" w:themeColor="accent6"/>
        </w:rPr>
      </w:pPr>
      <w:r>
        <w:rPr>
          <w:rFonts w:ascii="Times New Roman" w:eastAsia="Times New Roman" w:hAnsi="Times New Roman" w:cs="Times New Roman"/>
          <w:b/>
          <w:bCs/>
          <w:color w:val="70AD47" w:themeColor="accent6"/>
        </w:rPr>
        <w:t xml:space="preserve"> </w:t>
      </w:r>
    </w:p>
    <w:p w14:paraId="41A38319" w14:textId="77777777" w:rsidR="00BA3934" w:rsidRDefault="00BA3934" w:rsidP="00BA3934">
      <w:pPr>
        <w:pStyle w:val="ListParagraph"/>
        <w:spacing w:after="0"/>
        <w:ind w:left="1800"/>
        <w:rPr>
          <w:rFonts w:ascii="Times New Roman" w:eastAsia="Times New Roman" w:hAnsi="Times New Roman" w:cs="Times New Roman"/>
          <w:b/>
          <w:bCs/>
          <w:color w:val="70AD47" w:themeColor="accent6"/>
        </w:rPr>
      </w:pPr>
      <w:r>
        <w:rPr>
          <w:noProof/>
        </w:rPr>
        <w:drawing>
          <wp:inline distT="0" distB="0" distL="0" distR="0" wp14:anchorId="7B6470A7" wp14:editId="5742BFDC">
            <wp:extent cx="2084119" cy="1002098"/>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20328" cy="1019508"/>
                    </a:xfrm>
                    <a:prstGeom prst="rect">
                      <a:avLst/>
                    </a:prstGeom>
                  </pic:spPr>
                </pic:pic>
              </a:graphicData>
            </a:graphic>
          </wp:inline>
        </w:drawing>
      </w:r>
      <w:r>
        <w:rPr>
          <w:rFonts w:ascii="Times New Roman" w:eastAsia="Times New Roman" w:hAnsi="Times New Roman" w:cs="Times New Roman"/>
          <w:b/>
          <w:bCs/>
          <w:color w:val="70AD47" w:themeColor="accent6"/>
        </w:rPr>
        <w:t xml:space="preserve">    </w:t>
      </w:r>
      <w:r>
        <w:rPr>
          <w:noProof/>
        </w:rPr>
        <w:drawing>
          <wp:inline distT="0" distB="0" distL="0" distR="0" wp14:anchorId="36C74B3E" wp14:editId="169E47B7">
            <wp:extent cx="2222408" cy="1034126"/>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60878" cy="1052027"/>
                    </a:xfrm>
                    <a:prstGeom prst="rect">
                      <a:avLst/>
                    </a:prstGeom>
                  </pic:spPr>
                </pic:pic>
              </a:graphicData>
            </a:graphic>
          </wp:inline>
        </w:drawing>
      </w:r>
    </w:p>
    <w:p w14:paraId="38E9334B" w14:textId="77777777" w:rsidR="00BA3934" w:rsidRDefault="00BA3934" w:rsidP="00BA3934">
      <w:pPr>
        <w:pStyle w:val="ListParagraph"/>
        <w:spacing w:after="0"/>
        <w:ind w:left="1800"/>
        <w:rPr>
          <w:rFonts w:ascii="Times New Roman" w:eastAsia="Times New Roman" w:hAnsi="Times New Roman" w:cs="Times New Roman"/>
          <w:b/>
          <w:bCs/>
          <w:color w:val="70AD47" w:themeColor="accent6"/>
        </w:rPr>
      </w:pPr>
    </w:p>
    <w:p w14:paraId="65619C96" w14:textId="77777777" w:rsidR="00BA3934" w:rsidRDefault="00BA3934" w:rsidP="00BA3934">
      <w:pPr>
        <w:pStyle w:val="ListParagraph"/>
        <w:spacing w:after="0"/>
        <w:ind w:left="1800"/>
        <w:rPr>
          <w:rFonts w:ascii="Times New Roman" w:eastAsia="Times New Roman" w:hAnsi="Times New Roman" w:cs="Times New Roman"/>
          <w:b/>
          <w:bCs/>
          <w:color w:val="70AD47" w:themeColor="accent6"/>
        </w:rPr>
      </w:pPr>
      <w:r>
        <w:rPr>
          <w:noProof/>
        </w:rPr>
        <w:drawing>
          <wp:inline distT="0" distB="0" distL="0" distR="0" wp14:anchorId="5132082D" wp14:editId="0770983E">
            <wp:extent cx="1662157" cy="10140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82664" cy="1026607"/>
                    </a:xfrm>
                    <a:prstGeom prst="rect">
                      <a:avLst/>
                    </a:prstGeom>
                  </pic:spPr>
                </pic:pic>
              </a:graphicData>
            </a:graphic>
          </wp:inline>
        </w:drawing>
      </w:r>
      <w:r w:rsidRPr="008C5FE1">
        <w:rPr>
          <w:noProof/>
        </w:rPr>
        <w:t xml:space="preserve"> </w:t>
      </w:r>
      <w:r>
        <w:rPr>
          <w:noProof/>
        </w:rPr>
        <w:t xml:space="preserve">            </w:t>
      </w:r>
      <w:r>
        <w:rPr>
          <w:noProof/>
        </w:rPr>
        <w:drawing>
          <wp:inline distT="0" distB="0" distL="0" distR="0" wp14:anchorId="058D399A" wp14:editId="15E76978">
            <wp:extent cx="2722272" cy="101853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3887" cy="1045332"/>
                    </a:xfrm>
                    <a:prstGeom prst="rect">
                      <a:avLst/>
                    </a:prstGeom>
                  </pic:spPr>
                </pic:pic>
              </a:graphicData>
            </a:graphic>
          </wp:inline>
        </w:drawing>
      </w:r>
    </w:p>
    <w:p w14:paraId="6CC10640" w14:textId="77777777" w:rsidR="00BA3934" w:rsidRPr="00A60B35" w:rsidRDefault="00BA3934" w:rsidP="00BA3934">
      <w:pPr>
        <w:rPr>
          <w:noProof/>
        </w:rPr>
      </w:pPr>
    </w:p>
    <w:p w14:paraId="4419A456" w14:textId="77777777" w:rsidR="00BA3934" w:rsidRPr="005E1059" w:rsidRDefault="00BA3934" w:rsidP="00BA3934">
      <w:pPr>
        <w:pStyle w:val="ListParagraph"/>
        <w:spacing w:after="0"/>
        <w:ind w:left="180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lastRenderedPageBreak/>
        <w:t>Code</w:t>
      </w:r>
    </w:p>
    <w:p w14:paraId="26C23E0D" w14:textId="77777777" w:rsidR="00BA3934" w:rsidRPr="00102E40" w:rsidRDefault="00BA3934" w:rsidP="00BA3934">
      <w:pPr>
        <w:pStyle w:val="ListParagraph"/>
        <w:spacing w:after="0"/>
        <w:ind w:left="1800"/>
        <w:rPr>
          <w:rFonts w:ascii="Times New Roman" w:eastAsia="Times New Roman" w:hAnsi="Times New Roman" w:cs="Times New Roman"/>
          <w:i/>
          <w:iCs/>
          <w:color w:val="70AD47" w:themeColor="accent6"/>
        </w:rPr>
      </w:pPr>
    </w:p>
    <w:p w14:paraId="04D34527" w14:textId="77777777" w:rsidR="00BA3934" w:rsidRDefault="00BA3934" w:rsidP="00BA3934">
      <w:pPr>
        <w:pStyle w:val="ListParagraph"/>
        <w:spacing w:after="0"/>
        <w:ind w:left="1800"/>
        <w:rPr>
          <w:noProof/>
        </w:rPr>
      </w:pPr>
      <w:r>
        <w:rPr>
          <w:noProof/>
        </w:rPr>
        <w:drawing>
          <wp:inline distT="0" distB="0" distL="0" distR="0" wp14:anchorId="69C5CDA0" wp14:editId="646E5355">
            <wp:extent cx="4784773" cy="3690307"/>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8069" cy="3700562"/>
                    </a:xfrm>
                    <a:prstGeom prst="rect">
                      <a:avLst/>
                    </a:prstGeom>
                  </pic:spPr>
                </pic:pic>
              </a:graphicData>
            </a:graphic>
          </wp:inline>
        </w:drawing>
      </w:r>
    </w:p>
    <w:p w14:paraId="3810A722" w14:textId="77777777" w:rsidR="00BA3934" w:rsidRDefault="00BA3934" w:rsidP="00BA3934">
      <w:pPr>
        <w:pStyle w:val="ListParagraph"/>
        <w:spacing w:after="0"/>
        <w:ind w:left="1800"/>
        <w:rPr>
          <w:rFonts w:ascii="Times New Roman" w:eastAsia="Times New Roman" w:hAnsi="Times New Roman" w:cs="Times New Roman"/>
          <w:i/>
          <w:iCs/>
          <w:color w:val="70AD47" w:themeColor="accent6"/>
        </w:rPr>
      </w:pPr>
    </w:p>
    <w:p w14:paraId="71E8A581" w14:textId="77777777" w:rsidR="00BA3934" w:rsidRPr="005E1059" w:rsidRDefault="00BA3934" w:rsidP="00BA3934">
      <w:pPr>
        <w:pStyle w:val="ListParagraph"/>
        <w:spacing w:after="0"/>
        <w:ind w:left="180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0522441F" w14:textId="77777777" w:rsidR="00BA3934" w:rsidRPr="005A29A2" w:rsidRDefault="00BA3934" w:rsidP="00BA3934">
      <w:pPr>
        <w:pStyle w:val="ListParagraph"/>
        <w:spacing w:after="0"/>
        <w:ind w:left="1800"/>
        <w:rPr>
          <w:rFonts w:ascii="Times New Roman" w:eastAsia="Times New Roman" w:hAnsi="Times New Roman" w:cs="Times New Roman"/>
          <w:i/>
          <w:iCs/>
          <w:color w:val="70AD47" w:themeColor="accent6"/>
        </w:rPr>
      </w:pPr>
    </w:p>
    <w:p w14:paraId="0E9C0F4A" w14:textId="77777777" w:rsidR="00BA3934" w:rsidRDefault="00BA3934" w:rsidP="00BA3934">
      <w:pPr>
        <w:pStyle w:val="ListParagraph"/>
        <w:spacing w:after="0"/>
        <w:ind w:left="1800"/>
        <w:rPr>
          <w:noProof/>
        </w:rPr>
      </w:pPr>
      <w:r>
        <w:rPr>
          <w:noProof/>
        </w:rPr>
        <w:drawing>
          <wp:inline distT="0" distB="0" distL="0" distR="0" wp14:anchorId="777FC668" wp14:editId="7BEB7E83">
            <wp:extent cx="1951368" cy="9976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70019" cy="1007181"/>
                    </a:xfrm>
                    <a:prstGeom prst="rect">
                      <a:avLst/>
                    </a:prstGeom>
                  </pic:spPr>
                </pic:pic>
              </a:graphicData>
            </a:graphic>
          </wp:inline>
        </w:drawing>
      </w:r>
      <w:r w:rsidRPr="00B76BAE">
        <w:rPr>
          <w:noProof/>
        </w:rPr>
        <w:t xml:space="preserve"> </w:t>
      </w:r>
      <w:r>
        <w:rPr>
          <w:noProof/>
        </w:rPr>
        <w:t xml:space="preserve">    </w:t>
      </w:r>
      <w:r>
        <w:rPr>
          <w:noProof/>
        </w:rPr>
        <w:drawing>
          <wp:inline distT="0" distB="0" distL="0" distR="0" wp14:anchorId="146155D0" wp14:editId="7525C787">
            <wp:extent cx="1525980" cy="982731"/>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45292" cy="995168"/>
                    </a:xfrm>
                    <a:prstGeom prst="rect">
                      <a:avLst/>
                    </a:prstGeom>
                  </pic:spPr>
                </pic:pic>
              </a:graphicData>
            </a:graphic>
          </wp:inline>
        </w:drawing>
      </w:r>
    </w:p>
    <w:p w14:paraId="14033BF0" w14:textId="77777777" w:rsidR="00BA3934" w:rsidRDefault="00BA3934" w:rsidP="00BA3934">
      <w:pPr>
        <w:pStyle w:val="ListParagraph"/>
        <w:spacing w:after="0"/>
        <w:ind w:left="1800"/>
        <w:rPr>
          <w:noProof/>
        </w:rPr>
      </w:pPr>
      <w:r>
        <w:rPr>
          <w:noProof/>
        </w:rPr>
        <w:t xml:space="preserve"> </w:t>
      </w:r>
    </w:p>
    <w:p w14:paraId="5B1F268D" w14:textId="77777777" w:rsidR="00BA3934" w:rsidRDefault="00BA3934" w:rsidP="00BA3934">
      <w:pPr>
        <w:pStyle w:val="ListParagraph"/>
        <w:spacing w:after="0"/>
        <w:ind w:left="1800"/>
        <w:rPr>
          <w:noProof/>
        </w:rPr>
      </w:pPr>
      <w:r>
        <w:rPr>
          <w:noProof/>
        </w:rPr>
        <w:drawing>
          <wp:inline distT="0" distB="0" distL="0" distR="0" wp14:anchorId="4564845F" wp14:editId="3C3713F1">
            <wp:extent cx="1919422" cy="1140526"/>
            <wp:effectExtent l="0" t="0" r="508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31043" cy="1147431"/>
                    </a:xfrm>
                    <a:prstGeom prst="rect">
                      <a:avLst/>
                    </a:prstGeom>
                  </pic:spPr>
                </pic:pic>
              </a:graphicData>
            </a:graphic>
          </wp:inline>
        </w:drawing>
      </w:r>
      <w:r w:rsidRPr="00B76BAE">
        <w:rPr>
          <w:noProof/>
        </w:rPr>
        <w:t xml:space="preserve"> </w:t>
      </w:r>
      <w:r>
        <w:rPr>
          <w:noProof/>
        </w:rPr>
        <w:t xml:space="preserve">      </w:t>
      </w:r>
      <w:r>
        <w:rPr>
          <w:noProof/>
        </w:rPr>
        <w:drawing>
          <wp:inline distT="0" distB="0" distL="0" distR="0" wp14:anchorId="2804DFD1" wp14:editId="5E0B118B">
            <wp:extent cx="1632857" cy="1120454"/>
            <wp:effectExtent l="0" t="0" r="571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43211" cy="1127559"/>
                    </a:xfrm>
                    <a:prstGeom prst="rect">
                      <a:avLst/>
                    </a:prstGeom>
                  </pic:spPr>
                </pic:pic>
              </a:graphicData>
            </a:graphic>
          </wp:inline>
        </w:drawing>
      </w:r>
    </w:p>
    <w:p w14:paraId="5516CA2F" w14:textId="77777777" w:rsidR="00BA3934" w:rsidRDefault="00BA3934" w:rsidP="00BA3934">
      <w:pPr>
        <w:pStyle w:val="ListParagraph"/>
        <w:spacing w:after="0"/>
        <w:ind w:left="1800"/>
        <w:rPr>
          <w:noProof/>
        </w:rPr>
      </w:pPr>
    </w:p>
    <w:p w14:paraId="66575A8B" w14:textId="77777777" w:rsidR="00BA3934" w:rsidRPr="00E132A3" w:rsidRDefault="00BA3934" w:rsidP="00BA3934">
      <w:pPr>
        <w:pStyle w:val="ListParagraph"/>
        <w:spacing w:after="0"/>
        <w:ind w:left="1800"/>
        <w:rPr>
          <w:noProof/>
        </w:rPr>
      </w:pPr>
      <w:r>
        <w:rPr>
          <w:noProof/>
        </w:rPr>
        <w:drawing>
          <wp:inline distT="0" distB="0" distL="0" distR="0" wp14:anchorId="69ACD94F" wp14:editId="2719A768">
            <wp:extent cx="1567543" cy="121262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81610" cy="1223509"/>
                    </a:xfrm>
                    <a:prstGeom prst="rect">
                      <a:avLst/>
                    </a:prstGeom>
                  </pic:spPr>
                </pic:pic>
              </a:graphicData>
            </a:graphic>
          </wp:inline>
        </w:drawing>
      </w:r>
    </w:p>
    <w:tbl>
      <w:tblPr>
        <w:tblStyle w:val="GridTable4-Accent6"/>
        <w:tblW w:w="7560" w:type="dxa"/>
        <w:tblInd w:w="1885" w:type="dxa"/>
        <w:tblLayout w:type="fixed"/>
        <w:tblLook w:val="04A0" w:firstRow="1" w:lastRow="0" w:firstColumn="1" w:lastColumn="0" w:noHBand="0" w:noVBand="1"/>
      </w:tblPr>
      <w:tblGrid>
        <w:gridCol w:w="360"/>
        <w:gridCol w:w="2970"/>
        <w:gridCol w:w="2160"/>
        <w:gridCol w:w="540"/>
        <w:gridCol w:w="1530"/>
      </w:tblGrid>
      <w:tr w:rsidR="00BA3934" w:rsidRPr="00AC7D67" w14:paraId="37529159"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40396ECC" w14:textId="77777777" w:rsidR="00BA3934" w:rsidRPr="00AC7D67" w:rsidRDefault="00BA3934" w:rsidP="00D95754">
            <w:pPr>
              <w:rPr>
                <w:rFonts w:ascii="Times New Roman" w:eastAsia="Times New Roman" w:hAnsi="Times New Roman" w:cs="Times New Roman"/>
                <w:color w:val="000000"/>
                <w:sz w:val="14"/>
                <w:szCs w:val="14"/>
              </w:rPr>
            </w:pPr>
          </w:p>
        </w:tc>
        <w:tc>
          <w:tcPr>
            <w:tcW w:w="2970" w:type="dxa"/>
          </w:tcPr>
          <w:p w14:paraId="765C5BF3"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160" w:type="dxa"/>
          </w:tcPr>
          <w:p w14:paraId="5040834B"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540" w:type="dxa"/>
          </w:tcPr>
          <w:p w14:paraId="55F9C490"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1530" w:type="dxa"/>
          </w:tcPr>
          <w:p w14:paraId="69F6ACDD"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6872AB5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560" w:type="dxa"/>
            <w:gridSpan w:val="5"/>
          </w:tcPr>
          <w:p w14:paraId="759ECEDB" w14:textId="77777777" w:rsidR="00BA3934" w:rsidRPr="00E64E9F" w:rsidRDefault="00BA3934" w:rsidP="00D95754">
            <w:pPr>
              <w:rPr>
                <w:rFonts w:ascii="Times New Roman" w:eastAsia="Times New Roman" w:hAnsi="Times New Roman" w:cs="Times New Roman"/>
                <w:i/>
                <w:iCs/>
                <w:sz w:val="14"/>
                <w:szCs w:val="14"/>
              </w:rPr>
            </w:pPr>
            <w:r w:rsidRPr="00E64E9F">
              <w:rPr>
                <w:rFonts w:ascii="Times New Roman" w:eastAsia="Times New Roman" w:hAnsi="Times New Roman" w:cs="Times New Roman"/>
                <w:i/>
                <w:iCs/>
                <w:color w:val="70AD47" w:themeColor="accent6"/>
                <w:sz w:val="14"/>
                <w:szCs w:val="14"/>
              </w:rPr>
              <w:t>Euclidean Distance</w:t>
            </w:r>
          </w:p>
        </w:tc>
      </w:tr>
      <w:tr w:rsidR="00BA3934" w:rsidRPr="00AC7D67" w14:paraId="6FED249B"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1224AF62"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970" w:type="dxa"/>
          </w:tcPr>
          <w:p w14:paraId="2468F69B"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Across The Great Divide </w:t>
            </w:r>
          </w:p>
        </w:tc>
        <w:tc>
          <w:tcPr>
            <w:tcW w:w="2160" w:type="dxa"/>
          </w:tcPr>
          <w:p w14:paraId="69C94E0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Band</w:t>
            </w:r>
          </w:p>
        </w:tc>
        <w:tc>
          <w:tcPr>
            <w:tcW w:w="540" w:type="dxa"/>
          </w:tcPr>
          <w:p w14:paraId="6AC36BC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1530" w:type="dxa"/>
          </w:tcPr>
          <w:p w14:paraId="660BDB6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No </w:t>
            </w:r>
          </w:p>
        </w:tc>
      </w:tr>
      <w:tr w:rsidR="00BA3934" w:rsidRPr="00AC7D67" w14:paraId="7179CBBA"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77A249DD"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970" w:type="dxa"/>
          </w:tcPr>
          <w:p w14:paraId="27F8915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El </w:t>
            </w:r>
            <w:proofErr w:type="spellStart"/>
            <w:r>
              <w:rPr>
                <w:rFonts w:ascii="Times New Roman" w:eastAsia="Times New Roman" w:hAnsi="Times New Roman" w:cs="Times New Roman"/>
                <w:sz w:val="14"/>
                <w:szCs w:val="14"/>
              </w:rPr>
              <w:t>Sastre</w:t>
            </w:r>
            <w:proofErr w:type="spellEnd"/>
            <w:r>
              <w:rPr>
                <w:rFonts w:ascii="Times New Roman" w:eastAsia="Times New Roman" w:hAnsi="Times New Roman" w:cs="Times New Roman"/>
                <w:sz w:val="14"/>
                <w:szCs w:val="14"/>
              </w:rPr>
              <w:t xml:space="preserve"> </w:t>
            </w:r>
          </w:p>
        </w:tc>
        <w:tc>
          <w:tcPr>
            <w:tcW w:w="2160" w:type="dxa"/>
          </w:tcPr>
          <w:p w14:paraId="05ED237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Los </w:t>
            </w:r>
            <w:proofErr w:type="spellStart"/>
            <w:r>
              <w:rPr>
                <w:rFonts w:ascii="Times New Roman" w:eastAsia="Times New Roman" w:hAnsi="Times New Roman" w:cs="Times New Roman"/>
                <w:sz w:val="14"/>
                <w:szCs w:val="14"/>
              </w:rPr>
              <w:t>Tigres</w:t>
            </w:r>
            <w:proofErr w:type="spellEnd"/>
            <w:r>
              <w:rPr>
                <w:rFonts w:ascii="Times New Roman" w:eastAsia="Times New Roman" w:hAnsi="Times New Roman" w:cs="Times New Roman"/>
                <w:sz w:val="14"/>
                <w:szCs w:val="14"/>
              </w:rPr>
              <w:t xml:space="preserve"> Del Norte</w:t>
            </w:r>
          </w:p>
        </w:tc>
        <w:tc>
          <w:tcPr>
            <w:tcW w:w="540" w:type="dxa"/>
          </w:tcPr>
          <w:p w14:paraId="7575F95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1530" w:type="dxa"/>
          </w:tcPr>
          <w:p w14:paraId="49EBADD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167542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6889939B"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970" w:type="dxa"/>
          </w:tcPr>
          <w:p w14:paraId="00F0970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Johnny Boy’s Bones </w:t>
            </w:r>
          </w:p>
        </w:tc>
        <w:tc>
          <w:tcPr>
            <w:tcW w:w="2160" w:type="dxa"/>
          </w:tcPr>
          <w:p w14:paraId="28DE825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Colter Wall  The Dead South</w:t>
            </w:r>
          </w:p>
        </w:tc>
        <w:tc>
          <w:tcPr>
            <w:tcW w:w="540" w:type="dxa"/>
          </w:tcPr>
          <w:p w14:paraId="7B3C2B0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1530" w:type="dxa"/>
          </w:tcPr>
          <w:p w14:paraId="4E4BEA4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2C8C57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04150689"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970" w:type="dxa"/>
          </w:tcPr>
          <w:p w14:paraId="35A8747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Nice, Nice, Very Nice </w:t>
            </w:r>
          </w:p>
        </w:tc>
        <w:tc>
          <w:tcPr>
            <w:tcW w:w="2160" w:type="dxa"/>
          </w:tcPr>
          <w:p w14:paraId="1A89942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Ambrosia  Alan Parsons</w:t>
            </w:r>
          </w:p>
        </w:tc>
        <w:tc>
          <w:tcPr>
            <w:tcW w:w="540" w:type="dxa"/>
          </w:tcPr>
          <w:p w14:paraId="2B05BDF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1530" w:type="dxa"/>
          </w:tcPr>
          <w:p w14:paraId="1654804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91E4978"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2B4CDC4C"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970" w:type="dxa"/>
          </w:tcPr>
          <w:p w14:paraId="3EAC169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E708F7">
              <w:rPr>
                <w:rFonts w:ascii="Times New Roman" w:eastAsia="Times New Roman" w:hAnsi="Times New Roman" w:cs="Times New Roman" w:hint="eastAsia"/>
                <w:sz w:val="14"/>
                <w:szCs w:val="14"/>
              </w:rPr>
              <w:t>M</w:t>
            </w:r>
            <w:r w:rsidRPr="00E708F7">
              <w:rPr>
                <w:rFonts w:ascii="Times New Roman" w:eastAsia="Times New Roman" w:hAnsi="Times New Roman" w:cs="Times New Roman"/>
                <w:sz w:val="14"/>
                <w:szCs w:val="14"/>
              </w:rPr>
              <w:t>ine (Glee Cast Version</w:t>
            </w:r>
            <w:r>
              <w:rPr>
                <w:rFonts w:ascii="Times New Roman" w:eastAsia="Times New Roman" w:hAnsi="Times New Roman" w:cs="Times New Roman"/>
                <w:sz w:val="14"/>
                <w:szCs w:val="14"/>
              </w:rPr>
              <w:t>)</w:t>
            </w:r>
          </w:p>
        </w:tc>
        <w:tc>
          <w:tcPr>
            <w:tcW w:w="2160" w:type="dxa"/>
          </w:tcPr>
          <w:p w14:paraId="6AEA9309"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Glee Cast</w:t>
            </w:r>
          </w:p>
        </w:tc>
        <w:tc>
          <w:tcPr>
            <w:tcW w:w="540" w:type="dxa"/>
          </w:tcPr>
          <w:p w14:paraId="4417C2B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1530" w:type="dxa"/>
          </w:tcPr>
          <w:p w14:paraId="5E95EFD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33EEADC2"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7560" w:type="dxa"/>
            <w:gridSpan w:val="5"/>
          </w:tcPr>
          <w:p w14:paraId="59F555F0" w14:textId="77777777" w:rsidR="00BA3934" w:rsidRPr="00E64E9F" w:rsidRDefault="00BA3934" w:rsidP="00D95754">
            <w:pPr>
              <w:rPr>
                <w:rFonts w:ascii="Times New Roman" w:eastAsia="Times New Roman" w:hAnsi="Times New Roman" w:cs="Times New Roman"/>
                <w:i/>
                <w:iCs/>
                <w:sz w:val="14"/>
                <w:szCs w:val="14"/>
              </w:rPr>
            </w:pPr>
            <w:r w:rsidRPr="00E64E9F">
              <w:rPr>
                <w:rFonts w:ascii="Times New Roman" w:eastAsia="Times New Roman" w:hAnsi="Times New Roman" w:cs="Times New Roman"/>
                <w:i/>
                <w:iCs/>
                <w:color w:val="70AD47" w:themeColor="accent6"/>
                <w:sz w:val="14"/>
                <w:szCs w:val="14"/>
              </w:rPr>
              <w:t>Cosine Similarity</w:t>
            </w:r>
          </w:p>
        </w:tc>
      </w:tr>
      <w:tr w:rsidR="00BA3934" w:rsidRPr="00AC7D67" w14:paraId="58CC522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668CAF96"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3E38EB9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And The Green Grass Grows All Around</w:t>
            </w:r>
          </w:p>
        </w:tc>
        <w:tc>
          <w:tcPr>
            <w:tcW w:w="2160" w:type="dxa"/>
          </w:tcPr>
          <w:p w14:paraId="28B3522E"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Barney</w:t>
            </w:r>
          </w:p>
        </w:tc>
        <w:tc>
          <w:tcPr>
            <w:tcW w:w="540" w:type="dxa"/>
          </w:tcPr>
          <w:p w14:paraId="0264836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1530" w:type="dxa"/>
          </w:tcPr>
          <w:p w14:paraId="651103D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018E955"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3177875E"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5190F0A6"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Men of Good Fortune</w:t>
            </w:r>
          </w:p>
        </w:tc>
        <w:tc>
          <w:tcPr>
            <w:tcW w:w="2160" w:type="dxa"/>
          </w:tcPr>
          <w:p w14:paraId="406CDF6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Lou Reed</w:t>
            </w:r>
          </w:p>
        </w:tc>
        <w:tc>
          <w:tcPr>
            <w:tcW w:w="540" w:type="dxa"/>
          </w:tcPr>
          <w:p w14:paraId="2BC4519C"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257B8E90"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EE268C3"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26BC0C24"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172A85A4"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Pink Skies (Demo)</w:t>
            </w:r>
          </w:p>
        </w:tc>
        <w:tc>
          <w:tcPr>
            <w:tcW w:w="2160" w:type="dxa"/>
          </w:tcPr>
          <w:p w14:paraId="55559FC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Wiley from Atlanta</w:t>
            </w:r>
          </w:p>
        </w:tc>
        <w:tc>
          <w:tcPr>
            <w:tcW w:w="540" w:type="dxa"/>
          </w:tcPr>
          <w:p w14:paraId="50DF3570"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1530" w:type="dxa"/>
          </w:tcPr>
          <w:p w14:paraId="1E11E09B"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49BB287B"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60" w:type="dxa"/>
          </w:tcPr>
          <w:p w14:paraId="3ED9BB22"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41ECED5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Born to Love You</w:t>
            </w:r>
          </w:p>
        </w:tc>
        <w:tc>
          <w:tcPr>
            <w:tcW w:w="2160" w:type="dxa"/>
          </w:tcPr>
          <w:p w14:paraId="3959918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George Duke</w:t>
            </w:r>
          </w:p>
        </w:tc>
        <w:tc>
          <w:tcPr>
            <w:tcW w:w="540" w:type="dxa"/>
          </w:tcPr>
          <w:p w14:paraId="3C308BA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1530" w:type="dxa"/>
          </w:tcPr>
          <w:p w14:paraId="2D69AA68"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CDB4A24"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360" w:type="dxa"/>
          </w:tcPr>
          <w:p w14:paraId="2C0CC236"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00836F0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 Saw Three Ships</w:t>
            </w:r>
          </w:p>
        </w:tc>
        <w:tc>
          <w:tcPr>
            <w:tcW w:w="2160" w:type="dxa"/>
          </w:tcPr>
          <w:p w14:paraId="4D4832F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Sting</w:t>
            </w:r>
          </w:p>
        </w:tc>
        <w:tc>
          <w:tcPr>
            <w:tcW w:w="540" w:type="dxa"/>
          </w:tcPr>
          <w:p w14:paraId="65D8277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1530" w:type="dxa"/>
          </w:tcPr>
          <w:p w14:paraId="306FD21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13B8311B" w14:textId="77777777" w:rsidR="00BA3934" w:rsidRDefault="00BA3934" w:rsidP="00BA3934">
      <w:pPr>
        <w:rPr>
          <w:rFonts w:ascii="Times New Roman" w:eastAsia="Times New Roman" w:hAnsi="Times New Roman" w:cs="Times New Roman"/>
          <w:b/>
          <w:bCs/>
          <w:color w:val="70AD47"/>
        </w:rPr>
      </w:pPr>
    </w:p>
    <w:p w14:paraId="1C408D1C" w14:textId="77777777" w:rsidR="00BA3934" w:rsidRPr="005E1059" w:rsidRDefault="00BA3934" w:rsidP="00BA3934">
      <w:pPr>
        <w:pStyle w:val="ListParagraph"/>
        <w:spacing w:after="0"/>
        <w:ind w:left="180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was able to find one out of five songs in both Euclidean Distance and Cosine Similarity metrics. Also, there is one song </w:t>
      </w:r>
      <w:r w:rsidRPr="005E1059">
        <w:rPr>
          <w:rFonts w:ascii="Times New Roman" w:eastAsia="Times New Roman" w:hAnsi="Times New Roman" w:cs="Times New Roman"/>
          <w:i/>
          <w:iCs/>
          <w:sz w:val="24"/>
          <w:szCs w:val="24"/>
        </w:rPr>
        <w:t>Born to Love You</w:t>
      </w:r>
      <w:r w:rsidRPr="005E1059">
        <w:rPr>
          <w:rFonts w:ascii="Times New Roman" w:eastAsia="Times New Roman" w:hAnsi="Times New Roman" w:cs="Times New Roman"/>
          <w:sz w:val="24"/>
          <w:szCs w:val="24"/>
        </w:rPr>
        <w:t xml:space="preserve"> which I gave a rating of 6, which almost met my criteria for adding it to my library. Using multiple target songs slightly improved the accuracy of the similarity metric compared to the previous result where only one song matched my taste out of the total 10 recommended songs. By using more than one target song, the algorithm had more information to identify and patterns and similarities in the data, which improved its ability to recommend similar songs. </w:t>
      </w:r>
    </w:p>
    <w:p w14:paraId="73723CC4" w14:textId="77777777" w:rsidR="00BA3934" w:rsidRDefault="00BA3934" w:rsidP="00BA3934">
      <w:pPr>
        <w:pStyle w:val="ListParagraph"/>
        <w:spacing w:after="0"/>
        <w:ind w:left="1800"/>
        <w:rPr>
          <w:rFonts w:ascii="Times New Roman" w:eastAsia="Times New Roman" w:hAnsi="Times New Roman" w:cs="Times New Roman"/>
        </w:rPr>
      </w:pPr>
    </w:p>
    <w:p w14:paraId="009223FE" w14:textId="77777777" w:rsidR="00BA3934" w:rsidRDefault="00BA3934" w:rsidP="00BA3934">
      <w:pPr>
        <w:rPr>
          <w:rFonts w:ascii="Times New Roman" w:eastAsia="Times New Roman" w:hAnsi="Times New Roman" w:cs="Times New Roman"/>
          <w:b/>
          <w:bCs/>
          <w:color w:val="70AD47"/>
        </w:rPr>
      </w:pPr>
    </w:p>
    <w:p w14:paraId="017B7343" w14:textId="77777777" w:rsidR="00BA3934" w:rsidRDefault="00BA3934" w:rsidP="005E1059">
      <w:pPr>
        <w:pStyle w:val="Heading2"/>
        <w:rPr>
          <w:rFonts w:ascii="Times New Roman" w:eastAsia="Times New Roman" w:hAnsi="Times New Roman" w:cs="Times New Roman"/>
          <w:b/>
          <w:bCs/>
          <w:color w:val="70AD47"/>
        </w:rPr>
      </w:pPr>
      <w:r w:rsidRPr="005E1059">
        <w:rPr>
          <w:rFonts w:ascii="Times New Roman" w:hAnsi="Times New Roman" w:cs="Times New Roman"/>
          <w:b/>
          <w:bCs/>
          <w:color w:val="70AD47" w:themeColor="accent6"/>
          <w:sz w:val="24"/>
          <w:szCs w:val="24"/>
        </w:rPr>
        <w:t>Task 5.3: Determining the Next Steps</w:t>
      </w:r>
    </w:p>
    <w:p w14:paraId="7801765A" w14:textId="77777777" w:rsidR="00BA3934" w:rsidDel="004B6D70" w:rsidRDefault="00BA3934" w:rsidP="00BA3934">
      <w:pPr>
        <w:rPr>
          <w:del w:id="294" w:author="Lin, Madeline" w:date="2023-04-07T22:55:00Z"/>
          <w:rFonts w:ascii="Times New Roman" w:eastAsia="Times New Roman" w:hAnsi="Times New Roman" w:cs="Times New Roman"/>
          <w:b/>
          <w:bCs/>
          <w:color w:val="70AD47"/>
        </w:rPr>
      </w:pPr>
    </w:p>
    <w:p w14:paraId="6B265C0E"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Possible Actions</w:t>
      </w:r>
    </w:p>
    <w:p w14:paraId="39A67242" w14:textId="77777777" w:rsidR="00BA3934" w:rsidRDefault="00BA3934" w:rsidP="00BA3934">
      <w:pPr>
        <w:rPr>
          <w:rFonts w:ascii="Times New Roman" w:eastAsia="Times New Roman" w:hAnsi="Times New Roman" w:cs="Times New Roman"/>
          <w:b/>
          <w:bCs/>
          <w:color w:val="70AD47"/>
        </w:rPr>
      </w:pPr>
    </w:p>
    <w:p w14:paraId="417A1A7B"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I attempted to enhance the performance of the models for both content-based filtering method and collaborative filtering method; however, I faced difficulty in improving the results when I switched to the generalized dataset as the test dataset for the content-based filtering method. Fortunately, for the collaborative filtering method, the result improved slightly when I adjusted the size of target songs. As the simple regression model has 30% accuracy in song recommendations, which outperforms the Spotify Discover Weekly, I believe this model is ready for deployment. </w:t>
      </w:r>
    </w:p>
    <w:p w14:paraId="0456A59F" w14:textId="77777777" w:rsidR="00BA3934" w:rsidRDefault="00BA3934" w:rsidP="00BA3934">
      <w:pPr>
        <w:rPr>
          <w:rFonts w:ascii="Times New Roman" w:eastAsia="Times New Roman" w:hAnsi="Times New Roman" w:cs="Times New Roman"/>
        </w:rPr>
      </w:pPr>
    </w:p>
    <w:p w14:paraId="0B1C7C70"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There should be certain steps repeated to improve the results, and I have done those in the Reviewing the Process section and tried to improve. While the results did not achieve my expectations, they were also not disappointing. There is no need to undertake a new data-mining project, as I have at least one model that demonstrates excellent performance, despite not all models performing well.</w:t>
      </w:r>
    </w:p>
    <w:p w14:paraId="5EDE8697" w14:textId="77777777" w:rsidR="00BA3934" w:rsidRDefault="00BA3934" w:rsidP="00BA3934">
      <w:pPr>
        <w:rPr>
          <w:rFonts w:ascii="Times New Roman" w:eastAsia="Times New Roman" w:hAnsi="Times New Roman" w:cs="Times New Roman"/>
        </w:rPr>
      </w:pPr>
    </w:p>
    <w:p w14:paraId="19DE27A6"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Regarding the possible actions to be taken, given that we will have the deployment plan assignment in the subsequent phase, my first step is to conduct a thorough inspection of my models and the generalized dataset to eliminate any possible errors or mistakes that may have been made during the modeling/evaluation processes. Following that, I will assess whether there is any further room for me to update the models based on the model performance or changes in available data. </w:t>
      </w:r>
    </w:p>
    <w:p w14:paraId="7AA3C825" w14:textId="77777777" w:rsidR="00BA3934" w:rsidRDefault="00BA3934" w:rsidP="00BA3934">
      <w:pPr>
        <w:rPr>
          <w:rFonts w:ascii="Times New Roman" w:eastAsia="Times New Roman" w:hAnsi="Times New Roman" w:cs="Times New Roman"/>
          <w:b/>
          <w:bCs/>
          <w:color w:val="70AD47"/>
        </w:rPr>
      </w:pPr>
    </w:p>
    <w:p w14:paraId="78422029" w14:textId="77777777" w:rsidR="00BA3934" w:rsidRPr="002F04AA" w:rsidRDefault="00BA3934" w:rsidP="00BA3934">
      <w:pPr>
        <w:rPr>
          <w:rFonts w:ascii="Times New Roman" w:eastAsia="Times New Roman" w:hAnsi="Times New Roman" w:cs="Times New Roman"/>
          <w:b/>
          <w:bCs/>
          <w:color w:val="70AD47"/>
        </w:rPr>
      </w:pPr>
      <w:r>
        <w:rPr>
          <w:rFonts w:ascii="Times New Roman" w:eastAsia="Times New Roman" w:hAnsi="Times New Roman" w:cs="Times New Roman"/>
          <w:b/>
          <w:bCs/>
          <w:color w:val="70AD47"/>
        </w:rPr>
        <w:t>Deliverable 2: Final Decision</w:t>
      </w:r>
    </w:p>
    <w:p w14:paraId="1BD8B451" w14:textId="77777777" w:rsidR="00BA3934" w:rsidRDefault="00BA3934" w:rsidP="00BA3934">
      <w:pPr>
        <w:rPr>
          <w:rFonts w:ascii="Times New Roman" w:eastAsia="Times New Roman" w:hAnsi="Times New Roman" w:cs="Times New Roman"/>
        </w:rPr>
      </w:pPr>
    </w:p>
    <w:p w14:paraId="638A3ECC" w14:textId="77777777" w:rsidR="00BA3934" w:rsidRPr="00443046" w:rsidRDefault="00BA3934" w:rsidP="00BA3934">
      <w:pPr>
        <w:rPr>
          <w:rFonts w:ascii="Times New Roman" w:eastAsia="Times New Roman" w:hAnsi="Times New Roman" w:cs="Times New Roman"/>
        </w:rPr>
      </w:pPr>
      <w:r>
        <w:rPr>
          <w:rFonts w:ascii="Times New Roman" w:eastAsia="Times New Roman" w:hAnsi="Times New Roman" w:cs="Times New Roman"/>
        </w:rPr>
        <w:lastRenderedPageBreak/>
        <w:t xml:space="preserve">From the current perspective, my current final decision is using the simple linear regression model and the global weekly top 100 songs dataset as the test dataset base for our recommendation system algorithm. </w:t>
      </w:r>
    </w:p>
    <w:p w14:paraId="4997FADD" w14:textId="77777777" w:rsidR="00BA3934" w:rsidDel="004B6D70" w:rsidRDefault="00BA3934" w:rsidP="00BA3934">
      <w:pPr>
        <w:rPr>
          <w:del w:id="295" w:author="Lin, Madeline" w:date="2023-04-07T22:55:00Z"/>
          <w:rFonts w:ascii="Times New Roman" w:hAnsi="Times New Roman" w:cs="Times New Roman"/>
        </w:rPr>
      </w:pPr>
    </w:p>
    <w:p w14:paraId="667FD98F" w14:textId="0CDAA362" w:rsidR="00BA3934" w:rsidRPr="002B740A" w:rsidDel="004B6D70" w:rsidRDefault="00BA3934" w:rsidP="00BA3934">
      <w:pPr>
        <w:rPr>
          <w:del w:id="296" w:author="Lin, Madeline" w:date="2023-04-07T22:55:00Z"/>
          <w:rFonts w:ascii="Times New Roman" w:hAnsi="Times New Roman" w:cs="Times New Roman"/>
        </w:rPr>
      </w:pPr>
      <w:del w:id="297" w:author="Lin, Madeline" w:date="2023-04-07T22:55:00Z">
        <w:r w:rsidDel="004B6D70">
          <w:rPr>
            <w:rFonts w:ascii="Times New Roman" w:hAnsi="Times New Roman" w:cs="Times New Roman"/>
          </w:rPr>
          <w:delText xml:space="preserve">Note I also attached the codes for this assignment in the submission. The three datasets used in the codes are the same as the ones I had previously sent to you. </w:delText>
        </w:r>
      </w:del>
    </w:p>
    <w:p w14:paraId="51CA24A8" w14:textId="77777777" w:rsidR="00BA3934" w:rsidRPr="005D76E4" w:rsidRDefault="00BA3934" w:rsidP="00BA3934">
      <w:pPr>
        <w:rPr>
          <w:rFonts w:ascii="Times New Roman" w:eastAsia="Times New Roman" w:hAnsi="Times New Roman" w:cs="Times New Roman"/>
        </w:rPr>
      </w:pPr>
    </w:p>
    <w:p w14:paraId="4BD18500" w14:textId="77777777" w:rsidR="00BA3934" w:rsidRPr="005E1059" w:rsidRDefault="00BA3934" w:rsidP="005E1059">
      <w:pPr>
        <w:pStyle w:val="Heading1"/>
        <w:rPr>
          <w:rFonts w:ascii="Times New Roman" w:hAnsi="Times New Roman" w:cs="Times New Roman"/>
          <w:b/>
          <w:bCs/>
          <w:color w:val="5B9BD5" w:themeColor="accent5"/>
          <w:sz w:val="24"/>
          <w:szCs w:val="24"/>
        </w:rPr>
      </w:pPr>
      <w:del w:id="298" w:author="Lin, Madeline" w:date="2023-04-08T00:22:00Z">
        <w:r w:rsidRPr="005E1059" w:rsidDel="009757F6">
          <w:rPr>
            <w:rFonts w:ascii="Times New Roman" w:hAnsi="Times New Roman" w:cs="Times New Roman"/>
            <w:b/>
            <w:bCs/>
            <w:color w:val="5B9BD5" w:themeColor="accent5"/>
            <w:sz w:val="24"/>
            <w:szCs w:val="24"/>
          </w:rPr>
          <w:delText xml:space="preserve">CS703 </w:delText>
        </w:r>
      </w:del>
      <w:r w:rsidRPr="005E1059">
        <w:rPr>
          <w:rFonts w:ascii="Times New Roman" w:hAnsi="Times New Roman" w:cs="Times New Roman"/>
          <w:b/>
          <w:bCs/>
          <w:color w:val="5B9BD5" w:themeColor="accent5"/>
          <w:sz w:val="24"/>
          <w:szCs w:val="24"/>
        </w:rPr>
        <w:t>6.0 Data Deployment</w:t>
      </w:r>
    </w:p>
    <w:p w14:paraId="3FE82D03" w14:textId="01389595" w:rsidR="00BA3934" w:rsidRPr="00C61B13" w:rsidDel="009757F6" w:rsidRDefault="00BA3934" w:rsidP="00BA3934">
      <w:pPr>
        <w:jc w:val="center"/>
        <w:rPr>
          <w:del w:id="299" w:author="Lin, Madeline" w:date="2023-04-08T00:22:00Z"/>
          <w:rFonts w:ascii="Times New Roman" w:eastAsia="Times New Roman" w:hAnsi="Times New Roman" w:cs="Times New Roman"/>
        </w:rPr>
      </w:pPr>
      <w:r w:rsidRPr="00C61B13">
        <w:rPr>
          <w:rFonts w:ascii="Times New Roman" w:eastAsia="Times New Roman" w:hAnsi="Times New Roman" w:cs="Times New Roman"/>
          <w:b/>
          <w:bCs/>
          <w:color w:val="000000"/>
        </w:rPr>
        <w:t>                                     </w:t>
      </w:r>
      <w:del w:id="300" w:author="Lin, Madeline" w:date="2023-04-08T00:22:00Z">
        <w:r w:rsidRPr="00C61B13" w:rsidDel="009757F6">
          <w:rPr>
            <w:rFonts w:ascii="Times New Roman" w:eastAsia="Times New Roman" w:hAnsi="Times New Roman" w:cs="Times New Roman"/>
            <w:b/>
            <w:bCs/>
            <w:color w:val="000000"/>
          </w:rPr>
          <w:delText>    </w:delText>
        </w:r>
        <w:r w:rsidRPr="00C61B13" w:rsidDel="009757F6">
          <w:rPr>
            <w:rFonts w:ascii="Times New Roman" w:eastAsia="Times New Roman" w:hAnsi="Times New Roman" w:cs="Times New Roman"/>
            <w:i/>
            <w:iCs/>
            <w:color w:val="000000"/>
          </w:rPr>
          <w:delText>Madeline Lin</w:delText>
        </w:r>
      </w:del>
    </w:p>
    <w:p w14:paraId="4913A807" w14:textId="77777777" w:rsidR="00BA3934" w:rsidRPr="00C61B13" w:rsidDel="009757F6" w:rsidRDefault="00BA3934" w:rsidP="00BA3934">
      <w:pPr>
        <w:rPr>
          <w:del w:id="301" w:author="Lin, Madeline" w:date="2023-04-08T00:22:00Z"/>
          <w:rFonts w:ascii="Times New Roman" w:eastAsia="Times New Roman" w:hAnsi="Times New Roman" w:cs="Times New Roman"/>
        </w:rPr>
      </w:pPr>
      <w:del w:id="302" w:author="Lin, Madeline" w:date="2023-04-08T00:22:00Z">
        <w:r w:rsidRPr="00C61B13" w:rsidDel="009757F6">
          <w:rPr>
            <w:rFonts w:ascii="Times New Roman" w:eastAsia="Times New Roman" w:hAnsi="Times New Roman" w:cs="Times New Roman"/>
            <w:b/>
            <w:bCs/>
            <w:color w:val="000000"/>
          </w:rPr>
          <w:delText> </w:delText>
        </w:r>
      </w:del>
    </w:p>
    <w:p w14:paraId="1221E984" w14:textId="77777777" w:rsidR="00BA3934" w:rsidRPr="00C61B13" w:rsidRDefault="00BA3934" w:rsidP="005E1059">
      <w:pPr>
        <w:jc w:val="center"/>
        <w:rPr>
          <w:rFonts w:ascii="Times New Roman" w:eastAsia="Times New Roman" w:hAnsi="Times New Roman" w:cs="Times New Roman"/>
        </w:rPr>
      </w:pPr>
      <w:del w:id="303" w:author="Lin, Madeline" w:date="2023-04-08T00:22:00Z">
        <w:r w:rsidRPr="00C61B13" w:rsidDel="009757F6">
          <w:rPr>
            <w:rFonts w:ascii="Times New Roman" w:eastAsia="Times New Roman" w:hAnsi="Times New Roman" w:cs="Times New Roman"/>
            <w:b/>
            <w:bCs/>
            <w:color w:val="0070C0"/>
          </w:rPr>
          <w:delText> </w:delText>
        </w:r>
      </w:del>
    </w:p>
    <w:p w14:paraId="3A081FAE"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6.1: Planning Deployment </w:t>
      </w:r>
    </w:p>
    <w:p w14:paraId="64B42EED" w14:textId="77777777" w:rsidR="00BA3934" w:rsidDel="009757F6" w:rsidRDefault="00BA3934" w:rsidP="00BA3934">
      <w:pPr>
        <w:rPr>
          <w:del w:id="304" w:author="Lin, Madeline" w:date="2023-04-08T00:22:00Z"/>
          <w:rFonts w:ascii="Times New Roman" w:eastAsia="Times New Roman" w:hAnsi="Times New Roman" w:cs="Times New Roman"/>
          <w:b/>
          <w:bCs/>
          <w:color w:val="70AD47"/>
        </w:rPr>
      </w:pPr>
    </w:p>
    <w:p w14:paraId="6F791655"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Deployment Plan</w:t>
      </w:r>
    </w:p>
    <w:p w14:paraId="135AABB9" w14:textId="77777777" w:rsidR="00BA3934" w:rsidRPr="00CF3F89" w:rsidRDefault="00BA3934" w:rsidP="00BA3934">
      <w:pPr>
        <w:rPr>
          <w:rFonts w:ascii="Times New Roman" w:eastAsia="Times New Roman" w:hAnsi="Times New Roman" w:cs="Times New Roman"/>
        </w:rPr>
      </w:pPr>
    </w:p>
    <w:p w14:paraId="187AA0F7"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Before coming up with a strategy for putting the models to work in my business, my first step is to conduct a thorough inspection of my models and generalized dataset to eliminate any possible errors or mistakes that may have been made during the modeling/evaluation processes.</w:t>
      </w:r>
    </w:p>
    <w:p w14:paraId="337DE585" w14:textId="77777777" w:rsidR="00BA3934" w:rsidRDefault="00BA3934" w:rsidP="00BA3934">
      <w:pPr>
        <w:rPr>
          <w:rFonts w:ascii="Times New Roman" w:eastAsia="Times New Roman" w:hAnsi="Times New Roman" w:cs="Times New Roman"/>
        </w:rPr>
      </w:pPr>
    </w:p>
    <w:p w14:paraId="7FDAE539"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Below is a recap of my outcome.</w:t>
      </w:r>
    </w:p>
    <w:p w14:paraId="0B98A79B" w14:textId="77777777" w:rsidR="00BA3934" w:rsidRDefault="00BA3934" w:rsidP="00BA3934">
      <w:pPr>
        <w:rPr>
          <w:rFonts w:ascii="Times New Roman" w:eastAsia="Times New Roman" w:hAnsi="Times New Roman" w:cs="Times New Roman"/>
        </w:rPr>
      </w:pPr>
    </w:p>
    <w:tbl>
      <w:tblPr>
        <w:tblStyle w:val="GridTable4-Accent6"/>
        <w:tblW w:w="9535" w:type="dxa"/>
        <w:tblLayout w:type="fixed"/>
        <w:tblLook w:val="04A0" w:firstRow="1" w:lastRow="0" w:firstColumn="1" w:lastColumn="0" w:noHBand="0" w:noVBand="1"/>
      </w:tblPr>
      <w:tblGrid>
        <w:gridCol w:w="2335"/>
        <w:gridCol w:w="2430"/>
        <w:gridCol w:w="1047"/>
        <w:gridCol w:w="2823"/>
        <w:gridCol w:w="900"/>
      </w:tblGrid>
      <w:tr w:rsidR="00BA3934" w14:paraId="6E18E88B" w14:textId="77777777" w:rsidTr="00D9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bottom w:val="single" w:sz="4" w:space="0" w:color="A8D08D" w:themeColor="accent6" w:themeTint="99"/>
            </w:tcBorders>
          </w:tcPr>
          <w:p w14:paraId="7A62AE5C" w14:textId="77777777" w:rsidR="00BA3934" w:rsidRPr="00001712" w:rsidRDefault="00BA3934" w:rsidP="00D95754">
            <w:pPr>
              <w:jc w:val="center"/>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Model</w:t>
            </w:r>
          </w:p>
        </w:tc>
        <w:tc>
          <w:tcPr>
            <w:tcW w:w="2430" w:type="dxa"/>
            <w:tcBorders>
              <w:bottom w:val="single" w:sz="4" w:space="0" w:color="A8D08D" w:themeColor="accent6" w:themeTint="99"/>
            </w:tcBorders>
          </w:tcPr>
          <w:p w14:paraId="36C80372"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Test Dataset</w:t>
            </w:r>
          </w:p>
        </w:tc>
        <w:tc>
          <w:tcPr>
            <w:tcW w:w="1047" w:type="dxa"/>
            <w:tcBorders>
              <w:bottom w:val="single" w:sz="4" w:space="0" w:color="A8D08D" w:themeColor="accent6" w:themeTint="99"/>
            </w:tcBorders>
          </w:tcPr>
          <w:p w14:paraId="3239085A"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Target Song</w:t>
            </w:r>
          </w:p>
        </w:tc>
        <w:tc>
          <w:tcPr>
            <w:tcW w:w="2823" w:type="dxa"/>
            <w:tcBorders>
              <w:bottom w:val="single" w:sz="4" w:space="0" w:color="A8D08D" w:themeColor="accent6" w:themeTint="99"/>
            </w:tcBorders>
          </w:tcPr>
          <w:p w14:paraId="510239AA"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Outcome</w:t>
            </w:r>
          </w:p>
        </w:tc>
        <w:tc>
          <w:tcPr>
            <w:tcW w:w="900" w:type="dxa"/>
            <w:tcBorders>
              <w:bottom w:val="single" w:sz="4" w:space="0" w:color="A8D08D" w:themeColor="accent6" w:themeTint="99"/>
            </w:tcBorders>
          </w:tcPr>
          <w:p w14:paraId="5D6B07D9"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Accuracy</w:t>
            </w:r>
          </w:p>
        </w:tc>
      </w:tr>
      <w:tr w:rsidR="00BA3934" w:rsidRPr="009C1CF2" w14:paraId="691BCCA2"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5" w:type="dxa"/>
            <w:gridSpan w:val="5"/>
            <w:shd w:val="clear" w:color="auto" w:fill="A8D08D" w:themeFill="accent6" w:themeFillTint="99"/>
          </w:tcPr>
          <w:p w14:paraId="4C9E1F18" w14:textId="77777777" w:rsidR="00BA3934" w:rsidRPr="009C1CF2" w:rsidRDefault="00BA3934" w:rsidP="00D95754">
            <w:pPr>
              <w:rPr>
                <w:rFonts w:ascii="Times New Roman" w:eastAsia="Times New Roman" w:hAnsi="Times New Roman" w:cs="Times New Roman"/>
                <w:i/>
                <w:iCs/>
                <w:sz w:val="18"/>
                <w:szCs w:val="18"/>
              </w:rPr>
            </w:pPr>
            <w:r w:rsidRPr="00222099">
              <w:rPr>
                <w:rFonts w:ascii="Times New Roman" w:eastAsia="Times New Roman" w:hAnsi="Times New Roman" w:cs="Times New Roman"/>
                <w:i/>
                <w:iCs/>
                <w:color w:val="FFFFFF" w:themeColor="background1"/>
                <w:sz w:val="16"/>
                <w:szCs w:val="16"/>
              </w:rPr>
              <w:t>Content-based filtering method</w:t>
            </w:r>
          </w:p>
        </w:tc>
      </w:tr>
      <w:tr w:rsidR="00BA3934" w:rsidRPr="009C1CF2" w14:paraId="3F09137A" w14:textId="77777777" w:rsidTr="00D95754">
        <w:tc>
          <w:tcPr>
            <w:cnfStyle w:val="001000000000" w:firstRow="0" w:lastRow="0" w:firstColumn="1" w:lastColumn="0" w:oddVBand="0" w:evenVBand="0" w:oddHBand="0" w:evenHBand="0" w:firstRowFirstColumn="0" w:firstRowLastColumn="0" w:lastRowFirstColumn="0" w:lastRowLastColumn="0"/>
            <w:tcW w:w="9535" w:type="dxa"/>
            <w:gridSpan w:val="5"/>
          </w:tcPr>
          <w:p w14:paraId="6A8658C9" w14:textId="77777777" w:rsidR="00BA3934" w:rsidRPr="009C1CF2" w:rsidRDefault="00BA3934" w:rsidP="00D95754">
            <w:pPr>
              <w:rPr>
                <w:rFonts w:ascii="Times New Roman" w:eastAsia="Times New Roman" w:hAnsi="Times New Roman" w:cs="Times New Roman"/>
                <w:sz w:val="16"/>
                <w:szCs w:val="16"/>
              </w:rPr>
            </w:pPr>
            <w:r w:rsidRPr="009C1CF2">
              <w:rPr>
                <w:rFonts w:ascii="Times New Roman" w:eastAsia="Times New Roman" w:hAnsi="Times New Roman" w:cs="Times New Roman"/>
                <w:b w:val="0"/>
                <w:bCs w:val="0"/>
                <w:i/>
                <w:iCs/>
                <w:color w:val="70AD47" w:themeColor="accent6"/>
                <w:sz w:val="16"/>
                <w:szCs w:val="16"/>
              </w:rPr>
              <w:t>Original</w:t>
            </w:r>
            <w:r w:rsidRPr="009C1CF2">
              <w:rPr>
                <w:rFonts w:ascii="Times New Roman" w:eastAsia="Times New Roman" w:hAnsi="Times New Roman" w:cs="Times New Roman"/>
                <w:b w:val="0"/>
                <w:bCs w:val="0"/>
                <w:i/>
                <w:iCs/>
                <w:sz w:val="16"/>
                <w:szCs w:val="16"/>
              </w:rPr>
              <w:t xml:space="preserve"> </w:t>
            </w:r>
          </w:p>
        </w:tc>
      </w:tr>
      <w:tr w:rsidR="00BA3934" w:rsidRPr="009C1CF2" w14:paraId="05B0E8E0"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3CFDD8" w14:textId="77777777" w:rsidR="00BA3934" w:rsidRPr="00842728" w:rsidRDefault="00BA3934" w:rsidP="00D95754">
            <w:pPr>
              <w:rPr>
                <w:rFonts w:ascii="Times New Roman" w:eastAsia="Times New Roman" w:hAnsi="Times New Roman" w:cs="Times New Roman"/>
                <w:b w:val="0"/>
                <w:bCs w:val="0"/>
                <w:sz w:val="14"/>
                <w:szCs w:val="14"/>
              </w:rPr>
            </w:pPr>
            <w:r w:rsidRPr="00842728">
              <w:rPr>
                <w:rFonts w:ascii="Times New Roman" w:eastAsia="Times New Roman" w:hAnsi="Times New Roman" w:cs="Times New Roman"/>
                <w:b w:val="0"/>
                <w:bCs w:val="0"/>
                <w:sz w:val="14"/>
                <w:szCs w:val="14"/>
              </w:rPr>
              <w:t>Simple Linear Regression Model</w:t>
            </w:r>
          </w:p>
        </w:tc>
        <w:tc>
          <w:tcPr>
            <w:tcW w:w="2430" w:type="dxa"/>
          </w:tcPr>
          <w:p w14:paraId="70E32F18"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Global Weekly Top 100 Songs Dataset</w:t>
            </w:r>
          </w:p>
        </w:tc>
        <w:tc>
          <w:tcPr>
            <w:tcW w:w="1047" w:type="dxa"/>
          </w:tcPr>
          <w:p w14:paraId="56928D93"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N/A</w:t>
            </w:r>
          </w:p>
        </w:tc>
        <w:tc>
          <w:tcPr>
            <w:tcW w:w="2823" w:type="dxa"/>
          </w:tcPr>
          <w:p w14:paraId="4F4E22EF"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Six out of 20 songs were added to my library</w:t>
            </w:r>
            <w:r>
              <w:rPr>
                <w:rFonts w:ascii="Times New Roman" w:eastAsia="Times New Roman" w:hAnsi="Times New Roman" w:cs="Times New Roman"/>
                <w:sz w:val="14"/>
                <w:szCs w:val="14"/>
              </w:rPr>
              <w:t>.</w:t>
            </w:r>
          </w:p>
        </w:tc>
        <w:tc>
          <w:tcPr>
            <w:tcW w:w="900" w:type="dxa"/>
          </w:tcPr>
          <w:p w14:paraId="039EFF33"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30%</w:t>
            </w:r>
          </w:p>
        </w:tc>
      </w:tr>
      <w:tr w:rsidR="00BA3934" w:rsidRPr="009C1CF2" w14:paraId="66B2227D" w14:textId="77777777" w:rsidTr="00D95754">
        <w:tc>
          <w:tcPr>
            <w:cnfStyle w:val="001000000000" w:firstRow="0" w:lastRow="0" w:firstColumn="1" w:lastColumn="0" w:oddVBand="0" w:evenVBand="0" w:oddHBand="0" w:evenHBand="0" w:firstRowFirstColumn="0" w:firstRowLastColumn="0" w:lastRowFirstColumn="0" w:lastRowLastColumn="0"/>
            <w:tcW w:w="2335" w:type="dxa"/>
          </w:tcPr>
          <w:p w14:paraId="6EE28654" w14:textId="77777777" w:rsidR="00BA3934" w:rsidRPr="009C1CF2" w:rsidRDefault="00BA3934" w:rsidP="00D95754">
            <w:pPr>
              <w:rPr>
                <w:rFonts w:ascii="Times New Roman" w:eastAsia="Times New Roman" w:hAnsi="Times New Roman" w:cs="Times New Roman"/>
                <w:b w:val="0"/>
                <w:bCs w:val="0"/>
                <w:i/>
                <w:iCs/>
                <w:sz w:val="16"/>
                <w:szCs w:val="16"/>
              </w:rPr>
            </w:pPr>
            <w:r w:rsidRPr="009C1CF2">
              <w:rPr>
                <w:rFonts w:ascii="Times New Roman" w:eastAsia="Times New Roman" w:hAnsi="Times New Roman" w:cs="Times New Roman"/>
                <w:b w:val="0"/>
                <w:bCs w:val="0"/>
                <w:i/>
                <w:iCs/>
                <w:color w:val="70AD47" w:themeColor="accent6"/>
                <w:sz w:val="16"/>
                <w:szCs w:val="16"/>
              </w:rPr>
              <w:t>Revised</w:t>
            </w:r>
          </w:p>
        </w:tc>
        <w:tc>
          <w:tcPr>
            <w:tcW w:w="2430" w:type="dxa"/>
          </w:tcPr>
          <w:p w14:paraId="0348441F"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047" w:type="dxa"/>
          </w:tcPr>
          <w:p w14:paraId="066A19A1"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2823" w:type="dxa"/>
          </w:tcPr>
          <w:p w14:paraId="2F65EA17"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900" w:type="dxa"/>
          </w:tcPr>
          <w:p w14:paraId="73D25274"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r>
      <w:tr w:rsidR="00BA3934" w:rsidRPr="009C1CF2" w14:paraId="51C9B8F7"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Borders>
              <w:bottom w:val="single" w:sz="4" w:space="0" w:color="A8D08D" w:themeColor="accent6" w:themeTint="99"/>
            </w:tcBorders>
            <w:vAlign w:val="center"/>
          </w:tcPr>
          <w:p w14:paraId="5AE1FEAF" w14:textId="77777777" w:rsidR="00BA3934" w:rsidRPr="00842728" w:rsidRDefault="00BA3934" w:rsidP="00D95754">
            <w:pPr>
              <w:rPr>
                <w:rFonts w:ascii="Times New Roman" w:eastAsia="Times New Roman" w:hAnsi="Times New Roman" w:cs="Times New Roman"/>
                <w:b w:val="0"/>
                <w:bCs w:val="0"/>
                <w:sz w:val="16"/>
                <w:szCs w:val="16"/>
              </w:rPr>
            </w:pPr>
            <w:r w:rsidRPr="00842728">
              <w:rPr>
                <w:rFonts w:ascii="Times New Roman" w:eastAsia="Times New Roman" w:hAnsi="Times New Roman" w:cs="Times New Roman"/>
                <w:b w:val="0"/>
                <w:bCs w:val="0"/>
                <w:sz w:val="14"/>
                <w:szCs w:val="14"/>
              </w:rPr>
              <w:t>Simple Linear Regression Model</w:t>
            </w:r>
          </w:p>
        </w:tc>
        <w:tc>
          <w:tcPr>
            <w:tcW w:w="2430" w:type="dxa"/>
            <w:tcBorders>
              <w:bottom w:val="single" w:sz="4" w:space="0" w:color="A8D08D" w:themeColor="accent6" w:themeTint="99"/>
            </w:tcBorders>
          </w:tcPr>
          <w:p w14:paraId="2AF46148"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Adjusted Generalized Dataset</w:t>
            </w:r>
          </w:p>
          <w:p w14:paraId="7C44DB99"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Songs </w:t>
            </w:r>
            <w:r w:rsidRPr="009C1CF2">
              <w:rPr>
                <w:rFonts w:ascii="Times New Roman" w:eastAsia="Times New Roman" w:hAnsi="Times New Roman" w:cs="Times New Roman"/>
                <w:sz w:val="14"/>
                <w:szCs w:val="14"/>
              </w:rPr>
              <w:t>from year 2011 to 2020)</w:t>
            </w:r>
          </w:p>
        </w:tc>
        <w:tc>
          <w:tcPr>
            <w:tcW w:w="1047" w:type="dxa"/>
            <w:tcBorders>
              <w:bottom w:val="single" w:sz="4" w:space="0" w:color="A8D08D" w:themeColor="accent6" w:themeTint="99"/>
            </w:tcBorders>
            <w:vAlign w:val="center"/>
          </w:tcPr>
          <w:p w14:paraId="78A9719E"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842728">
              <w:rPr>
                <w:rFonts w:ascii="Times New Roman" w:eastAsia="Times New Roman" w:hAnsi="Times New Roman" w:cs="Times New Roman"/>
                <w:sz w:val="14"/>
                <w:szCs w:val="14"/>
              </w:rPr>
              <w:t>N/A</w:t>
            </w:r>
          </w:p>
        </w:tc>
        <w:tc>
          <w:tcPr>
            <w:tcW w:w="2823" w:type="dxa"/>
            <w:tcBorders>
              <w:bottom w:val="single" w:sz="4" w:space="0" w:color="A8D08D" w:themeColor="accent6" w:themeTint="99"/>
            </w:tcBorders>
            <w:vAlign w:val="center"/>
          </w:tcPr>
          <w:p w14:paraId="1778B01D"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One out of 20 songs was added to my library</w:t>
            </w:r>
            <w:r>
              <w:rPr>
                <w:rFonts w:ascii="Times New Roman" w:eastAsia="Times New Roman" w:hAnsi="Times New Roman" w:cs="Times New Roman"/>
                <w:sz w:val="14"/>
                <w:szCs w:val="14"/>
              </w:rPr>
              <w:t>.</w:t>
            </w:r>
          </w:p>
        </w:tc>
        <w:tc>
          <w:tcPr>
            <w:tcW w:w="900" w:type="dxa"/>
            <w:tcBorders>
              <w:bottom w:val="single" w:sz="4" w:space="0" w:color="A8D08D" w:themeColor="accent6" w:themeTint="99"/>
            </w:tcBorders>
            <w:vAlign w:val="center"/>
          </w:tcPr>
          <w:p w14:paraId="0C0909CD"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55B0E">
              <w:rPr>
                <w:rFonts w:ascii="Times New Roman" w:eastAsia="Times New Roman" w:hAnsi="Times New Roman" w:cs="Times New Roman"/>
                <w:sz w:val="14"/>
                <w:szCs w:val="14"/>
              </w:rPr>
              <w:t>5%</w:t>
            </w:r>
          </w:p>
        </w:tc>
      </w:tr>
      <w:tr w:rsidR="00BA3934" w:rsidRPr="00222099" w14:paraId="508F24F8" w14:textId="77777777" w:rsidTr="00D95754">
        <w:tc>
          <w:tcPr>
            <w:cnfStyle w:val="001000000000" w:firstRow="0" w:lastRow="0" w:firstColumn="1" w:lastColumn="0" w:oddVBand="0" w:evenVBand="0" w:oddHBand="0" w:evenHBand="0" w:firstRowFirstColumn="0" w:firstRowLastColumn="0" w:lastRowFirstColumn="0" w:lastRowLastColumn="0"/>
            <w:tcW w:w="9535" w:type="dxa"/>
            <w:gridSpan w:val="5"/>
            <w:shd w:val="clear" w:color="auto" w:fill="A8D08D" w:themeFill="accent6" w:themeFillTint="99"/>
          </w:tcPr>
          <w:p w14:paraId="42C9BE1D" w14:textId="77777777" w:rsidR="00BA3934" w:rsidRPr="00222099" w:rsidRDefault="00BA3934" w:rsidP="00D95754">
            <w:pPr>
              <w:rPr>
                <w:rFonts w:ascii="Times New Roman" w:eastAsia="Times New Roman" w:hAnsi="Times New Roman" w:cs="Times New Roman"/>
                <w:i/>
                <w:iCs/>
                <w:color w:val="FFFFFF" w:themeColor="background1"/>
                <w:sz w:val="16"/>
                <w:szCs w:val="16"/>
              </w:rPr>
            </w:pPr>
            <w:r w:rsidRPr="00222099">
              <w:rPr>
                <w:rFonts w:ascii="Times New Roman" w:eastAsia="Times New Roman" w:hAnsi="Times New Roman" w:cs="Times New Roman"/>
                <w:i/>
                <w:iCs/>
                <w:color w:val="FFFFFF" w:themeColor="background1"/>
                <w:sz w:val="16"/>
                <w:szCs w:val="16"/>
              </w:rPr>
              <w:t>Collaborative filtering method</w:t>
            </w:r>
          </w:p>
        </w:tc>
      </w:tr>
      <w:tr w:rsidR="00BA3934" w:rsidRPr="009C1CF2" w14:paraId="31498E91"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5" w:type="dxa"/>
            <w:gridSpan w:val="5"/>
          </w:tcPr>
          <w:p w14:paraId="1E8A0E0B" w14:textId="77777777" w:rsidR="00BA3934" w:rsidRPr="009C1CF2" w:rsidRDefault="00BA3934" w:rsidP="00D95754">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Original</w:t>
            </w:r>
          </w:p>
        </w:tc>
      </w:tr>
      <w:tr w:rsidR="00BA3934" w:rsidRPr="009C1CF2" w14:paraId="0311BB2A" w14:textId="77777777" w:rsidTr="00D95754">
        <w:tc>
          <w:tcPr>
            <w:cnfStyle w:val="001000000000" w:firstRow="0" w:lastRow="0" w:firstColumn="1" w:lastColumn="0" w:oddVBand="0" w:evenVBand="0" w:oddHBand="0" w:evenHBand="0" w:firstRowFirstColumn="0" w:firstRowLastColumn="0" w:lastRowFirstColumn="0" w:lastRowLastColumn="0"/>
            <w:tcW w:w="2335" w:type="dxa"/>
          </w:tcPr>
          <w:p w14:paraId="6DEF30F5"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0C361082"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tcPr>
          <w:p w14:paraId="1123F51D"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2823" w:type="dxa"/>
          </w:tcPr>
          <w:p w14:paraId="2B7F219E"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None of five songs were added to my library</w:t>
            </w:r>
            <w:r>
              <w:rPr>
                <w:rFonts w:ascii="Times New Roman" w:eastAsia="Times New Roman" w:hAnsi="Times New Roman" w:cs="Times New Roman"/>
                <w:sz w:val="14"/>
                <w:szCs w:val="14"/>
              </w:rPr>
              <w:t>.</w:t>
            </w:r>
          </w:p>
        </w:tc>
        <w:tc>
          <w:tcPr>
            <w:tcW w:w="900" w:type="dxa"/>
          </w:tcPr>
          <w:p w14:paraId="47397A32"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0%</w:t>
            </w:r>
          </w:p>
        </w:tc>
      </w:tr>
      <w:tr w:rsidR="00BA3934" w:rsidRPr="009C1CF2" w14:paraId="7F4683F6"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A45FC6B"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Cosine Similarity</w:t>
            </w:r>
          </w:p>
        </w:tc>
        <w:tc>
          <w:tcPr>
            <w:tcW w:w="2430" w:type="dxa"/>
            <w:vAlign w:val="center"/>
          </w:tcPr>
          <w:p w14:paraId="49F17D9F"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vAlign w:val="center"/>
          </w:tcPr>
          <w:p w14:paraId="506D2B0E"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2823" w:type="dxa"/>
          </w:tcPr>
          <w:p w14:paraId="0719A051"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Pr>
                <w:rFonts w:ascii="Times New Roman" w:eastAsia="Times New Roman" w:hAnsi="Times New Roman" w:cs="Times New Roman"/>
                <w:sz w:val="14"/>
                <w:szCs w:val="14"/>
              </w:rPr>
              <w:t>.</w:t>
            </w:r>
          </w:p>
        </w:tc>
        <w:tc>
          <w:tcPr>
            <w:tcW w:w="900" w:type="dxa"/>
            <w:vAlign w:val="center"/>
          </w:tcPr>
          <w:p w14:paraId="7D27E9EF"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p>
        </w:tc>
      </w:tr>
      <w:tr w:rsidR="00BA3934" w:rsidRPr="009C1CF2" w14:paraId="1AAF32FB" w14:textId="77777777" w:rsidTr="00D95754">
        <w:tc>
          <w:tcPr>
            <w:cnfStyle w:val="001000000000" w:firstRow="0" w:lastRow="0" w:firstColumn="1" w:lastColumn="0" w:oddVBand="0" w:evenVBand="0" w:oddHBand="0" w:evenHBand="0" w:firstRowFirstColumn="0" w:firstRowLastColumn="0" w:lastRowFirstColumn="0" w:lastRowLastColumn="0"/>
            <w:tcW w:w="9535" w:type="dxa"/>
            <w:gridSpan w:val="5"/>
          </w:tcPr>
          <w:p w14:paraId="4F41643C" w14:textId="77777777" w:rsidR="00BA3934" w:rsidRPr="009C1CF2" w:rsidRDefault="00BA3934" w:rsidP="00D95754">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Revised</w:t>
            </w:r>
          </w:p>
        </w:tc>
      </w:tr>
      <w:tr w:rsidR="00BA3934" w:rsidRPr="009C1CF2" w14:paraId="48034A4D"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E439136"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1126B024"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tcPr>
          <w:p w14:paraId="144021A8"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Five</w:t>
            </w:r>
            <w:r w:rsidRPr="009C1CF2">
              <w:rPr>
                <w:rFonts w:ascii="Times New Roman" w:eastAsia="Times New Roman" w:hAnsi="Times New Roman" w:cs="Times New Roman"/>
                <w:sz w:val="14"/>
                <w:szCs w:val="14"/>
              </w:rPr>
              <w:t xml:space="preserve"> Song</w:t>
            </w:r>
            <w:r>
              <w:rPr>
                <w:rFonts w:ascii="Times New Roman" w:eastAsia="Times New Roman" w:hAnsi="Times New Roman" w:cs="Times New Roman"/>
                <w:sz w:val="14"/>
                <w:szCs w:val="14"/>
              </w:rPr>
              <w:t>s</w:t>
            </w:r>
          </w:p>
        </w:tc>
        <w:tc>
          <w:tcPr>
            <w:tcW w:w="2823" w:type="dxa"/>
          </w:tcPr>
          <w:p w14:paraId="7B57F5EE"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One </w:t>
            </w:r>
            <w:r w:rsidRPr="009C1CF2">
              <w:rPr>
                <w:rFonts w:ascii="Times New Roman" w:eastAsia="Times New Roman" w:hAnsi="Times New Roman" w:cs="Times New Roman"/>
                <w:sz w:val="14"/>
                <w:szCs w:val="14"/>
              </w:rPr>
              <w:t>of five songs were added to my library</w:t>
            </w:r>
            <w:r>
              <w:rPr>
                <w:rFonts w:ascii="Times New Roman" w:eastAsia="Times New Roman" w:hAnsi="Times New Roman" w:cs="Times New Roman"/>
                <w:sz w:val="14"/>
                <w:szCs w:val="14"/>
              </w:rPr>
              <w:t>.</w:t>
            </w:r>
          </w:p>
        </w:tc>
        <w:tc>
          <w:tcPr>
            <w:tcW w:w="900" w:type="dxa"/>
          </w:tcPr>
          <w:p w14:paraId="7882ABBC"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r w:rsidRPr="009C1CF2">
              <w:rPr>
                <w:rFonts w:ascii="Times New Roman" w:eastAsia="Times New Roman" w:hAnsi="Times New Roman" w:cs="Times New Roman"/>
                <w:sz w:val="14"/>
                <w:szCs w:val="14"/>
              </w:rPr>
              <w:t>0%</w:t>
            </w:r>
          </w:p>
        </w:tc>
      </w:tr>
      <w:tr w:rsidR="00BA3934" w:rsidRPr="009C1CF2" w14:paraId="3217A82F" w14:textId="77777777" w:rsidTr="00D95754">
        <w:trPr>
          <w:trHeight w:val="323"/>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1464151"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Cosine Similarity</w:t>
            </w:r>
          </w:p>
        </w:tc>
        <w:tc>
          <w:tcPr>
            <w:tcW w:w="2430" w:type="dxa"/>
            <w:vAlign w:val="center"/>
          </w:tcPr>
          <w:p w14:paraId="3F4495FF"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tc>
        <w:tc>
          <w:tcPr>
            <w:tcW w:w="1047" w:type="dxa"/>
            <w:vAlign w:val="center"/>
          </w:tcPr>
          <w:p w14:paraId="453B1BBF"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Five </w:t>
            </w:r>
            <w:r w:rsidRPr="009C1CF2">
              <w:rPr>
                <w:rFonts w:ascii="Times New Roman" w:eastAsia="Times New Roman" w:hAnsi="Times New Roman" w:cs="Times New Roman"/>
                <w:sz w:val="14"/>
                <w:szCs w:val="14"/>
              </w:rPr>
              <w:t>Song</w:t>
            </w:r>
            <w:r>
              <w:rPr>
                <w:rFonts w:ascii="Times New Roman" w:eastAsia="Times New Roman" w:hAnsi="Times New Roman" w:cs="Times New Roman"/>
                <w:sz w:val="14"/>
                <w:szCs w:val="14"/>
              </w:rPr>
              <w:t>s</w:t>
            </w:r>
          </w:p>
        </w:tc>
        <w:tc>
          <w:tcPr>
            <w:tcW w:w="2823" w:type="dxa"/>
          </w:tcPr>
          <w:p w14:paraId="07A44C80"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Pr>
                <w:rFonts w:ascii="Times New Roman" w:eastAsia="Times New Roman" w:hAnsi="Times New Roman" w:cs="Times New Roman"/>
                <w:sz w:val="14"/>
                <w:szCs w:val="14"/>
              </w:rPr>
              <w:t>.</w:t>
            </w:r>
          </w:p>
        </w:tc>
        <w:tc>
          <w:tcPr>
            <w:tcW w:w="900" w:type="dxa"/>
            <w:vAlign w:val="center"/>
          </w:tcPr>
          <w:p w14:paraId="4517835F"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p>
        </w:tc>
      </w:tr>
    </w:tbl>
    <w:p w14:paraId="509BD04A" w14:textId="77777777" w:rsidR="00BA3934" w:rsidRPr="009C1CF2" w:rsidRDefault="00BA3934" w:rsidP="00BA3934">
      <w:pPr>
        <w:rPr>
          <w:rFonts w:ascii="Times New Roman" w:eastAsia="Times New Roman" w:hAnsi="Times New Roman" w:cs="Times New Roman"/>
          <w:sz w:val="18"/>
          <w:szCs w:val="18"/>
        </w:rPr>
      </w:pPr>
    </w:p>
    <w:p w14:paraId="04929016" w14:textId="77777777" w:rsidR="00BA3934" w:rsidRPr="005E1059" w:rsidRDefault="00BA3934" w:rsidP="00BA3934">
      <w:pPr>
        <w:pStyle w:val="ListParagraph"/>
        <w:numPr>
          <w:ilvl w:val="0"/>
          <w:numId w:val="40"/>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Content-based filtering method</w:t>
      </w:r>
    </w:p>
    <w:p w14:paraId="05AE505F"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0B4DFEB8" w14:textId="77777777" w:rsidR="00BA3934" w:rsidRPr="005E1059" w:rsidRDefault="00BA3934" w:rsidP="00BA3934">
      <w:pPr>
        <w:pStyle w:val="ListParagraph"/>
        <w:numPr>
          <w:ilvl w:val="0"/>
          <w:numId w:val="42"/>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Based on my review of the codes, I did not find any issues.</w:t>
      </w:r>
    </w:p>
    <w:p w14:paraId="4A3180C8"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68264B60" w14:textId="77777777" w:rsidR="00BA3934" w:rsidRPr="005E1059" w:rsidRDefault="00BA3934" w:rsidP="00BA3934">
      <w:pPr>
        <w:pStyle w:val="ListParagraph"/>
        <w:numPr>
          <w:ilvl w:val="0"/>
          <w:numId w:val="40"/>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Collaborative filtering method</w:t>
      </w:r>
    </w:p>
    <w:p w14:paraId="20269019"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0272C9FB" w14:textId="77777777" w:rsidR="00BA3934" w:rsidRPr="005E1059" w:rsidRDefault="00BA3934" w:rsidP="00BA3934">
      <w:pPr>
        <w:pStyle w:val="ListParagraph"/>
        <w:numPr>
          <w:ilvl w:val="1"/>
          <w:numId w:val="40"/>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Based on my review of the codes, in terms of the collaborative filtering method, I found there was an overlook in terms of the audio features across from individual dataset and generalized dataset. I accidently included the duration column when I retrieved the audio features. I revised my codes accordingly. There should be 11 columns of audio features included instead of 12 columns.</w:t>
      </w:r>
    </w:p>
    <w:p w14:paraId="08BB4CD2"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147ED555"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One Target Song </w:t>
      </w:r>
    </w:p>
    <w:p w14:paraId="60CADB75"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6152144C" w14:textId="77777777" w:rsidR="00BA3934" w:rsidRPr="005E1059" w:rsidRDefault="00BA3934" w:rsidP="00BA3934">
      <w:pPr>
        <w:pStyle w:val="ListParagraph"/>
        <w:numPr>
          <w:ilvl w:val="0"/>
          <w:numId w:val="4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24E18246" w14:textId="77777777" w:rsidR="00BA3934" w:rsidRPr="00057B17" w:rsidRDefault="00BA3934" w:rsidP="00BA3934">
      <w:pPr>
        <w:rPr>
          <w:rFonts w:ascii="Times New Roman" w:eastAsia="Times New Roman" w:hAnsi="Times New Roman" w:cs="Times New Roman"/>
        </w:rPr>
      </w:pPr>
    </w:p>
    <w:p w14:paraId="7A4F8906" w14:textId="77777777" w:rsidR="00BA3934" w:rsidRDefault="00BA3934" w:rsidP="00BA3934">
      <w:pPr>
        <w:pStyle w:val="ListParagraph"/>
        <w:spacing w:after="0"/>
        <w:ind w:left="2160"/>
        <w:rPr>
          <w:rFonts w:ascii="Times New Roman" w:eastAsia="Times New Roman" w:hAnsi="Times New Roman" w:cs="Times New Roman"/>
          <w:i/>
          <w:iCs/>
          <w:color w:val="70AD47" w:themeColor="accent6"/>
        </w:rPr>
      </w:pPr>
    </w:p>
    <w:p w14:paraId="5848A3F7" w14:textId="77777777" w:rsidR="00BA3934" w:rsidRDefault="00BA3934" w:rsidP="00BA3934">
      <w:pPr>
        <w:pStyle w:val="ListParagraph"/>
        <w:spacing w:after="0"/>
        <w:ind w:left="2160"/>
        <w:rPr>
          <w:rFonts w:ascii="Times New Roman" w:eastAsia="Times New Roman" w:hAnsi="Times New Roman" w:cs="Times New Roman"/>
          <w:i/>
          <w:iCs/>
          <w:color w:val="70AD47" w:themeColor="accent6"/>
        </w:rPr>
      </w:pPr>
    </w:p>
    <w:p w14:paraId="75C70D13" w14:textId="77777777" w:rsidR="00BA3934" w:rsidDel="009757F6" w:rsidRDefault="00BA3934" w:rsidP="00BA3934">
      <w:pPr>
        <w:pStyle w:val="ListParagraph"/>
        <w:spacing w:after="0"/>
        <w:ind w:left="2160"/>
        <w:rPr>
          <w:del w:id="305" w:author="Lin, Madeline" w:date="2023-04-08T00:23:00Z"/>
          <w:rFonts w:ascii="Times New Roman" w:eastAsia="Times New Roman" w:hAnsi="Times New Roman" w:cs="Times New Roman"/>
          <w:i/>
          <w:iCs/>
          <w:color w:val="70AD47" w:themeColor="accent6"/>
        </w:rPr>
      </w:pPr>
    </w:p>
    <w:p w14:paraId="704D83A4" w14:textId="77777777" w:rsidR="00BA3934" w:rsidDel="009757F6" w:rsidRDefault="00BA3934" w:rsidP="00BA3934">
      <w:pPr>
        <w:pStyle w:val="ListParagraph"/>
        <w:spacing w:after="0"/>
        <w:ind w:left="2160"/>
        <w:rPr>
          <w:del w:id="306" w:author="Lin, Madeline" w:date="2023-04-08T00:23:00Z"/>
          <w:rFonts w:ascii="Times New Roman" w:eastAsia="Times New Roman" w:hAnsi="Times New Roman" w:cs="Times New Roman"/>
          <w:i/>
          <w:iCs/>
          <w:color w:val="70AD47" w:themeColor="accent6"/>
        </w:rPr>
      </w:pPr>
    </w:p>
    <w:p w14:paraId="68C02097" w14:textId="0898DC7B" w:rsidR="00BA3934" w:rsidRPr="005E1059" w:rsidDel="009757F6" w:rsidRDefault="00BA3934" w:rsidP="005E1059">
      <w:pPr>
        <w:rPr>
          <w:del w:id="307" w:author="Lin, Madeline" w:date="2023-04-08T00:23:00Z"/>
          <w:rFonts w:ascii="Times New Roman" w:eastAsia="Times New Roman" w:hAnsi="Times New Roman" w:cs="Times New Roman"/>
          <w:i/>
          <w:iCs/>
          <w:color w:val="70AD47" w:themeColor="accent6"/>
        </w:rPr>
      </w:pPr>
    </w:p>
    <w:p w14:paraId="2DAF1DFE" w14:textId="6B4F0D2F" w:rsidR="00BA3934" w:rsidDel="009757F6" w:rsidRDefault="00BA3934" w:rsidP="005E1059">
      <w:pPr>
        <w:rPr>
          <w:del w:id="308" w:author="Lin, Madeline" w:date="2023-04-08T00:23:00Z"/>
        </w:rPr>
      </w:pPr>
    </w:p>
    <w:p w14:paraId="321E6AA6" w14:textId="52B9AE3F" w:rsidR="00BA3934" w:rsidDel="009757F6" w:rsidRDefault="00BA3934" w:rsidP="005E1059">
      <w:pPr>
        <w:rPr>
          <w:del w:id="309" w:author="Lin, Madeline" w:date="2023-04-08T00:23:00Z"/>
        </w:rPr>
      </w:pPr>
    </w:p>
    <w:p w14:paraId="53EE1FD2" w14:textId="385E8F90" w:rsidR="00BA3934" w:rsidDel="009757F6" w:rsidRDefault="00BA3934" w:rsidP="005E1059">
      <w:pPr>
        <w:rPr>
          <w:del w:id="310" w:author="Lin, Madeline" w:date="2023-04-08T00:23:00Z"/>
        </w:rPr>
      </w:pPr>
    </w:p>
    <w:p w14:paraId="714799FF" w14:textId="77777777" w:rsidR="00BA3934" w:rsidRDefault="00BA3934" w:rsidP="005E1059"/>
    <w:p w14:paraId="62EBBC41"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lastRenderedPageBreak/>
        <w:t xml:space="preserve">   Old Code </w:t>
      </w:r>
    </w:p>
    <w:p w14:paraId="08A1E3C1" w14:textId="77777777" w:rsidR="00BA3934" w:rsidRDefault="00BA3934" w:rsidP="00BA3934">
      <w:pPr>
        <w:pStyle w:val="ListParagraph"/>
        <w:spacing w:after="0"/>
        <w:ind w:left="2160"/>
        <w:rPr>
          <w:rFonts w:ascii="Times New Roman" w:eastAsia="Times New Roman" w:hAnsi="Times New Roman" w:cs="Times New Roman"/>
          <w:i/>
          <w:iCs/>
          <w:color w:val="70AD47" w:themeColor="accent6"/>
        </w:rPr>
      </w:pPr>
    </w:p>
    <w:p w14:paraId="45AB2A4C" w14:textId="77777777" w:rsidR="00BA3934" w:rsidRPr="002D73BE"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14F868EA" wp14:editId="18DD8764">
            <wp:extent cx="4552777" cy="3810033"/>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03503" cy="3852484"/>
                    </a:xfrm>
                    <a:prstGeom prst="rect">
                      <a:avLst/>
                    </a:prstGeom>
                  </pic:spPr>
                </pic:pic>
              </a:graphicData>
            </a:graphic>
          </wp:inline>
        </w:drawing>
      </w:r>
    </w:p>
    <w:p w14:paraId="52826E84" w14:textId="77777777" w:rsidR="00BA3934" w:rsidRPr="006155D2" w:rsidRDefault="00BA3934" w:rsidP="00BA3934">
      <w:pPr>
        <w:ind w:left="360" w:firstLine="720"/>
        <w:rPr>
          <w:rFonts w:ascii="Times New Roman" w:eastAsia="Times New Roman" w:hAnsi="Times New Roman" w:cs="Times New Roman"/>
          <w:i/>
          <w:iCs/>
          <w:color w:val="70AD47" w:themeColor="accent6"/>
        </w:rPr>
      </w:pPr>
    </w:p>
    <w:p w14:paraId="70D68DAD" w14:textId="77777777" w:rsidR="00BA3934" w:rsidRDefault="00BA3934" w:rsidP="00BA3934">
      <w:pPr>
        <w:rPr>
          <w:rFonts w:ascii="Times New Roman" w:eastAsia="Times New Roman" w:hAnsi="Times New Roman" w:cs="Times New Roman"/>
        </w:rPr>
      </w:pPr>
    </w:p>
    <w:p w14:paraId="720609E0" w14:textId="77777777" w:rsidR="00BA3934" w:rsidRDefault="00BA3934" w:rsidP="00BA3934">
      <w:pPr>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Pr="002D73BE">
        <w:rPr>
          <w:rFonts w:ascii="Times New Roman" w:eastAsia="Times New Roman" w:hAnsi="Times New Roman" w:cs="Times New Roman"/>
          <w:i/>
          <w:iCs/>
          <w:color w:val="70AD47" w:themeColor="accent6"/>
        </w:rPr>
        <w:t xml:space="preserve">  </w:t>
      </w:r>
    </w:p>
    <w:p w14:paraId="6CB5C318" w14:textId="77777777" w:rsidR="00BA3934" w:rsidRDefault="00BA3934" w:rsidP="00BA3934">
      <w:pPr>
        <w:ind w:left="1440"/>
        <w:rPr>
          <w:rFonts w:ascii="Times New Roman" w:eastAsia="Times New Roman" w:hAnsi="Times New Roman" w:cs="Times New Roman"/>
          <w:i/>
          <w:iCs/>
          <w:color w:val="70AD47" w:themeColor="accent6"/>
        </w:rPr>
      </w:pPr>
    </w:p>
    <w:p w14:paraId="140A5F24" w14:textId="77777777" w:rsidR="00BA3934" w:rsidRDefault="00BA3934" w:rsidP="00BA3934">
      <w:pPr>
        <w:ind w:left="1440"/>
        <w:rPr>
          <w:rFonts w:ascii="Times New Roman" w:eastAsia="Times New Roman" w:hAnsi="Times New Roman" w:cs="Times New Roman"/>
          <w:i/>
          <w:iCs/>
          <w:color w:val="70AD47" w:themeColor="accent6"/>
        </w:rPr>
      </w:pPr>
    </w:p>
    <w:p w14:paraId="6CF09F73" w14:textId="77777777" w:rsidR="00BA3934" w:rsidRDefault="00BA3934" w:rsidP="00BA3934">
      <w:pPr>
        <w:ind w:left="1440"/>
        <w:rPr>
          <w:rFonts w:ascii="Times New Roman" w:eastAsia="Times New Roman" w:hAnsi="Times New Roman" w:cs="Times New Roman"/>
          <w:i/>
          <w:iCs/>
          <w:color w:val="70AD47" w:themeColor="accent6"/>
        </w:rPr>
      </w:pPr>
    </w:p>
    <w:p w14:paraId="6621E188" w14:textId="77777777" w:rsidR="00BA3934" w:rsidRDefault="00BA3934" w:rsidP="00BA3934">
      <w:pPr>
        <w:ind w:left="1440"/>
        <w:rPr>
          <w:rFonts w:ascii="Times New Roman" w:eastAsia="Times New Roman" w:hAnsi="Times New Roman" w:cs="Times New Roman"/>
          <w:i/>
          <w:iCs/>
          <w:color w:val="70AD47" w:themeColor="accent6"/>
        </w:rPr>
      </w:pPr>
    </w:p>
    <w:p w14:paraId="3CD607D5" w14:textId="77777777" w:rsidR="00BA3934" w:rsidRDefault="00BA3934" w:rsidP="00BA3934">
      <w:pPr>
        <w:ind w:left="1440"/>
        <w:rPr>
          <w:rFonts w:ascii="Times New Roman" w:eastAsia="Times New Roman" w:hAnsi="Times New Roman" w:cs="Times New Roman"/>
          <w:i/>
          <w:iCs/>
          <w:color w:val="70AD47" w:themeColor="accent6"/>
        </w:rPr>
      </w:pPr>
    </w:p>
    <w:p w14:paraId="79F73FA8" w14:textId="77777777" w:rsidR="00BA3934" w:rsidRDefault="00BA3934" w:rsidP="00BA3934">
      <w:pPr>
        <w:ind w:left="1440"/>
        <w:rPr>
          <w:rFonts w:ascii="Times New Roman" w:eastAsia="Times New Roman" w:hAnsi="Times New Roman" w:cs="Times New Roman"/>
          <w:i/>
          <w:iCs/>
          <w:color w:val="70AD47" w:themeColor="accent6"/>
        </w:rPr>
      </w:pPr>
    </w:p>
    <w:p w14:paraId="1D520299" w14:textId="77777777" w:rsidR="00BA3934" w:rsidRDefault="00BA3934" w:rsidP="00BA3934">
      <w:pPr>
        <w:ind w:left="1440"/>
        <w:rPr>
          <w:rFonts w:ascii="Times New Roman" w:eastAsia="Times New Roman" w:hAnsi="Times New Roman" w:cs="Times New Roman"/>
          <w:i/>
          <w:iCs/>
          <w:color w:val="70AD47" w:themeColor="accent6"/>
        </w:rPr>
      </w:pPr>
    </w:p>
    <w:p w14:paraId="6E3A7714" w14:textId="77777777" w:rsidR="00BA3934" w:rsidRDefault="00BA3934" w:rsidP="00BA3934">
      <w:pPr>
        <w:ind w:left="1440"/>
        <w:rPr>
          <w:rFonts w:ascii="Times New Roman" w:eastAsia="Times New Roman" w:hAnsi="Times New Roman" w:cs="Times New Roman"/>
          <w:i/>
          <w:iCs/>
          <w:color w:val="70AD47" w:themeColor="accent6"/>
        </w:rPr>
      </w:pPr>
    </w:p>
    <w:p w14:paraId="53F72FC1" w14:textId="77777777" w:rsidR="00BA3934" w:rsidRDefault="00BA3934" w:rsidP="00BA3934">
      <w:pPr>
        <w:ind w:left="1440"/>
        <w:rPr>
          <w:rFonts w:ascii="Times New Roman" w:eastAsia="Times New Roman" w:hAnsi="Times New Roman" w:cs="Times New Roman"/>
          <w:i/>
          <w:iCs/>
          <w:color w:val="70AD47" w:themeColor="accent6"/>
        </w:rPr>
      </w:pPr>
    </w:p>
    <w:p w14:paraId="4CEFD1C2" w14:textId="77777777" w:rsidR="00BA3934" w:rsidRDefault="00BA3934" w:rsidP="00BA3934">
      <w:pPr>
        <w:ind w:left="1440"/>
        <w:rPr>
          <w:rFonts w:ascii="Times New Roman" w:eastAsia="Times New Roman" w:hAnsi="Times New Roman" w:cs="Times New Roman"/>
          <w:i/>
          <w:iCs/>
          <w:color w:val="70AD47" w:themeColor="accent6"/>
        </w:rPr>
      </w:pPr>
    </w:p>
    <w:p w14:paraId="274EE6BB" w14:textId="77777777" w:rsidR="00BA3934" w:rsidRDefault="00BA3934" w:rsidP="00BA3934">
      <w:pPr>
        <w:ind w:left="1440"/>
        <w:rPr>
          <w:rFonts w:ascii="Times New Roman" w:eastAsia="Times New Roman" w:hAnsi="Times New Roman" w:cs="Times New Roman"/>
          <w:i/>
          <w:iCs/>
          <w:color w:val="70AD47" w:themeColor="accent6"/>
        </w:rPr>
      </w:pPr>
    </w:p>
    <w:p w14:paraId="18F652F3" w14:textId="77777777" w:rsidR="00BA3934" w:rsidRDefault="00BA3934" w:rsidP="00BA3934">
      <w:pPr>
        <w:ind w:left="1440"/>
        <w:rPr>
          <w:rFonts w:ascii="Times New Roman" w:eastAsia="Times New Roman" w:hAnsi="Times New Roman" w:cs="Times New Roman"/>
          <w:i/>
          <w:iCs/>
          <w:color w:val="70AD47" w:themeColor="accent6"/>
        </w:rPr>
      </w:pPr>
    </w:p>
    <w:p w14:paraId="3CD904E7" w14:textId="77777777" w:rsidR="00BA3934" w:rsidRDefault="00BA3934" w:rsidP="00BA3934">
      <w:pPr>
        <w:ind w:left="1440"/>
        <w:rPr>
          <w:rFonts w:ascii="Times New Roman" w:eastAsia="Times New Roman" w:hAnsi="Times New Roman" w:cs="Times New Roman"/>
          <w:i/>
          <w:iCs/>
          <w:color w:val="70AD47" w:themeColor="accent6"/>
        </w:rPr>
      </w:pPr>
    </w:p>
    <w:p w14:paraId="6C9DD67A" w14:textId="77777777" w:rsidR="00BA3934" w:rsidRDefault="00BA3934" w:rsidP="00BA3934">
      <w:pPr>
        <w:ind w:left="1440"/>
        <w:rPr>
          <w:rFonts w:ascii="Times New Roman" w:eastAsia="Times New Roman" w:hAnsi="Times New Roman" w:cs="Times New Roman"/>
          <w:i/>
          <w:iCs/>
          <w:color w:val="70AD47" w:themeColor="accent6"/>
        </w:rPr>
      </w:pPr>
    </w:p>
    <w:p w14:paraId="7E39E7E0" w14:textId="77777777" w:rsidR="00BA3934" w:rsidRDefault="00BA3934" w:rsidP="00BA3934">
      <w:pPr>
        <w:ind w:left="1440"/>
        <w:rPr>
          <w:rFonts w:ascii="Times New Roman" w:eastAsia="Times New Roman" w:hAnsi="Times New Roman" w:cs="Times New Roman"/>
          <w:i/>
          <w:iCs/>
          <w:color w:val="70AD47" w:themeColor="accent6"/>
        </w:rPr>
      </w:pPr>
    </w:p>
    <w:p w14:paraId="0E816966" w14:textId="77777777" w:rsidR="00BA3934" w:rsidRDefault="00BA3934" w:rsidP="00BA3934">
      <w:pPr>
        <w:ind w:left="1440"/>
        <w:rPr>
          <w:rFonts w:ascii="Times New Roman" w:eastAsia="Times New Roman" w:hAnsi="Times New Roman" w:cs="Times New Roman"/>
          <w:i/>
          <w:iCs/>
          <w:color w:val="70AD47" w:themeColor="accent6"/>
        </w:rPr>
      </w:pPr>
    </w:p>
    <w:p w14:paraId="15B52C9F" w14:textId="77777777" w:rsidR="00BA3934" w:rsidRDefault="00BA3934" w:rsidP="00BA3934">
      <w:pPr>
        <w:ind w:left="1440"/>
        <w:rPr>
          <w:rFonts w:ascii="Times New Roman" w:eastAsia="Times New Roman" w:hAnsi="Times New Roman" w:cs="Times New Roman"/>
          <w:i/>
          <w:iCs/>
          <w:color w:val="70AD47" w:themeColor="accent6"/>
        </w:rPr>
      </w:pPr>
    </w:p>
    <w:p w14:paraId="627D9CF0" w14:textId="77777777" w:rsidR="00BA3934" w:rsidRDefault="00BA3934" w:rsidP="00BA3934">
      <w:pPr>
        <w:ind w:left="1440"/>
        <w:rPr>
          <w:rFonts w:ascii="Times New Roman" w:eastAsia="Times New Roman" w:hAnsi="Times New Roman" w:cs="Times New Roman"/>
          <w:i/>
          <w:iCs/>
          <w:color w:val="70AD47" w:themeColor="accent6"/>
        </w:rPr>
      </w:pPr>
    </w:p>
    <w:p w14:paraId="07FA807A" w14:textId="77777777" w:rsidR="00BA3934" w:rsidRDefault="00BA3934" w:rsidP="00BA3934">
      <w:pPr>
        <w:ind w:left="1440"/>
        <w:rPr>
          <w:rFonts w:ascii="Times New Roman" w:eastAsia="Times New Roman" w:hAnsi="Times New Roman" w:cs="Times New Roman"/>
          <w:i/>
          <w:iCs/>
          <w:color w:val="70AD47" w:themeColor="accent6"/>
        </w:rPr>
      </w:pPr>
    </w:p>
    <w:p w14:paraId="301F8144" w14:textId="77777777" w:rsidR="00BA3934" w:rsidRDefault="00BA3934" w:rsidP="00BA3934">
      <w:pPr>
        <w:ind w:left="1440"/>
        <w:rPr>
          <w:rFonts w:ascii="Times New Roman" w:eastAsia="Times New Roman" w:hAnsi="Times New Roman" w:cs="Times New Roman"/>
          <w:i/>
          <w:iCs/>
          <w:color w:val="70AD47" w:themeColor="accent6"/>
        </w:rPr>
      </w:pPr>
    </w:p>
    <w:p w14:paraId="43AEE957" w14:textId="77777777" w:rsidR="00BA3934" w:rsidRDefault="00BA3934" w:rsidP="00BA3934">
      <w:pPr>
        <w:ind w:left="1440"/>
        <w:rPr>
          <w:rFonts w:ascii="Times New Roman" w:eastAsia="Times New Roman" w:hAnsi="Times New Roman" w:cs="Times New Roman"/>
          <w:i/>
          <w:iCs/>
          <w:color w:val="70AD47" w:themeColor="accent6"/>
        </w:rPr>
      </w:pPr>
    </w:p>
    <w:p w14:paraId="283A8E11" w14:textId="77777777" w:rsidR="00BA3934" w:rsidRDefault="00BA3934" w:rsidP="00BA3934">
      <w:pPr>
        <w:rPr>
          <w:rFonts w:ascii="Times New Roman" w:eastAsia="Times New Roman" w:hAnsi="Times New Roman" w:cs="Times New Roman"/>
          <w:i/>
          <w:iCs/>
          <w:color w:val="70AD47" w:themeColor="accent6"/>
        </w:rPr>
      </w:pPr>
    </w:p>
    <w:p w14:paraId="6968E562" w14:textId="77777777" w:rsidR="00BA3934" w:rsidRPr="002D73BE" w:rsidRDefault="00BA3934" w:rsidP="00BA3934">
      <w:pPr>
        <w:ind w:left="1440" w:firstLine="720"/>
        <w:rPr>
          <w:rFonts w:ascii="Times New Roman" w:eastAsia="Times New Roman" w:hAnsi="Times New Roman" w:cs="Times New Roman"/>
          <w:i/>
          <w:iCs/>
          <w:color w:val="70AD47" w:themeColor="accent6"/>
        </w:rPr>
      </w:pPr>
      <w:r w:rsidRPr="002D73BE">
        <w:rPr>
          <w:rFonts w:ascii="Times New Roman" w:eastAsia="Times New Roman" w:hAnsi="Times New Roman" w:cs="Times New Roman"/>
          <w:i/>
          <w:iCs/>
          <w:color w:val="70AD47" w:themeColor="accent6"/>
        </w:rPr>
        <w:t>Revised Code</w:t>
      </w:r>
    </w:p>
    <w:p w14:paraId="7834DE2E" w14:textId="77777777" w:rsidR="00BA3934" w:rsidRDefault="00BA3934" w:rsidP="00BA3934">
      <w:pPr>
        <w:pStyle w:val="ListParagraph"/>
        <w:spacing w:after="0"/>
        <w:ind w:left="2160"/>
        <w:rPr>
          <w:rFonts w:ascii="Times New Roman" w:eastAsia="Times New Roman" w:hAnsi="Times New Roman" w:cs="Times New Roman"/>
          <w:i/>
          <w:iCs/>
          <w:color w:val="70AD47" w:themeColor="accent6"/>
        </w:rPr>
      </w:pPr>
    </w:p>
    <w:p w14:paraId="1F3C7509" w14:textId="77777777" w:rsidR="00BA3934" w:rsidRDefault="00BA3934" w:rsidP="00BA3934">
      <w:pPr>
        <w:pStyle w:val="ListParagraph"/>
        <w:spacing w:after="0"/>
        <w:ind w:left="2160"/>
        <w:rPr>
          <w:rFonts w:ascii="Times New Roman" w:eastAsia="Times New Roman" w:hAnsi="Times New Roman" w:cs="Times New Roman"/>
          <w:i/>
          <w:iCs/>
          <w:color w:val="70AD47" w:themeColor="accent6"/>
        </w:rPr>
      </w:pPr>
      <w:r>
        <w:rPr>
          <w:noProof/>
        </w:rPr>
        <w:drawing>
          <wp:inline distT="0" distB="0" distL="0" distR="0" wp14:anchorId="059FCB84" wp14:editId="5E4F45AB">
            <wp:extent cx="4508770" cy="3833418"/>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32473" cy="3853571"/>
                    </a:xfrm>
                    <a:prstGeom prst="rect">
                      <a:avLst/>
                    </a:prstGeom>
                  </pic:spPr>
                </pic:pic>
              </a:graphicData>
            </a:graphic>
          </wp:inline>
        </w:drawing>
      </w:r>
    </w:p>
    <w:p w14:paraId="6D62AA84" w14:textId="77777777" w:rsidR="00BA3934" w:rsidRDefault="00BA3934" w:rsidP="00BA3934">
      <w:pPr>
        <w:rPr>
          <w:rFonts w:ascii="Times New Roman" w:eastAsia="Times New Roman" w:hAnsi="Times New Roman" w:cs="Times New Roman"/>
        </w:rPr>
      </w:pPr>
    </w:p>
    <w:p w14:paraId="7D347865" w14:textId="77777777" w:rsidR="00BA3934" w:rsidRDefault="00BA3934" w:rsidP="00BA3934">
      <w:pPr>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sidRPr="006155D2">
        <w:rPr>
          <w:rFonts w:ascii="Times New Roman" w:eastAsia="Times New Roman" w:hAnsi="Times New Roman" w:cs="Times New Roman"/>
          <w:i/>
          <w:iCs/>
          <w:color w:val="70AD47" w:themeColor="accent6"/>
        </w:rPr>
        <w:t>Revised Output</w:t>
      </w:r>
      <w:r>
        <w:rPr>
          <w:rFonts w:ascii="Times New Roman" w:eastAsia="Times New Roman" w:hAnsi="Times New Roman" w:cs="Times New Roman"/>
          <w:i/>
          <w:iCs/>
          <w:color w:val="70AD47" w:themeColor="accent6"/>
        </w:rPr>
        <w:t xml:space="preserve"> </w:t>
      </w:r>
    </w:p>
    <w:p w14:paraId="60FBB100" w14:textId="77777777" w:rsidR="00BA3934" w:rsidRDefault="00BA3934" w:rsidP="00BA3934">
      <w:pPr>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32C24603" w14:textId="77777777" w:rsidR="00BA3934" w:rsidRDefault="00BA3934" w:rsidP="00BA3934">
      <w:pPr>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Pr>
          <w:noProof/>
        </w:rPr>
        <w:drawing>
          <wp:inline distT="0" distB="0" distL="0" distR="0" wp14:anchorId="22308C3C" wp14:editId="3B80AED7">
            <wp:extent cx="3124200" cy="1619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24200" cy="161925"/>
                    </a:xfrm>
                    <a:prstGeom prst="rect">
                      <a:avLst/>
                    </a:prstGeom>
                  </pic:spPr>
                </pic:pic>
              </a:graphicData>
            </a:graphic>
          </wp:inline>
        </w:drawing>
      </w:r>
    </w:p>
    <w:p w14:paraId="6204A1FA" w14:textId="77777777" w:rsidR="00BA3934" w:rsidRPr="00C60E05" w:rsidRDefault="00BA3934" w:rsidP="00BA3934">
      <w:pPr>
        <w:ind w:left="3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Pr>
          <w:noProof/>
        </w:rPr>
        <w:drawing>
          <wp:inline distT="0" distB="0" distL="0" distR="0" wp14:anchorId="52C04E2A" wp14:editId="368375DA">
            <wp:extent cx="1243096" cy="810232"/>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62580" cy="822932"/>
                    </a:xfrm>
                    <a:prstGeom prst="rect">
                      <a:avLst/>
                    </a:prstGeom>
                  </pic:spPr>
                </pic:pic>
              </a:graphicData>
            </a:graphic>
          </wp:inline>
        </w:drawing>
      </w:r>
      <w:r>
        <w:rPr>
          <w:rFonts w:ascii="Times New Roman" w:eastAsia="Times New Roman" w:hAnsi="Times New Roman" w:cs="Times New Roman"/>
          <w:i/>
          <w:iCs/>
          <w:color w:val="70AD47" w:themeColor="accent6"/>
        </w:rPr>
        <w:t xml:space="preserve">   </w:t>
      </w:r>
      <w:r>
        <w:rPr>
          <w:noProof/>
        </w:rPr>
        <w:drawing>
          <wp:inline distT="0" distB="0" distL="0" distR="0" wp14:anchorId="6C4D08CE" wp14:editId="6257B428">
            <wp:extent cx="1296929" cy="86461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14208" cy="876138"/>
                    </a:xfrm>
                    <a:prstGeom prst="rect">
                      <a:avLst/>
                    </a:prstGeom>
                  </pic:spPr>
                </pic:pic>
              </a:graphicData>
            </a:graphic>
          </wp:inline>
        </w:drawing>
      </w:r>
      <w:r>
        <w:rPr>
          <w:noProof/>
        </w:rPr>
        <w:drawing>
          <wp:inline distT="0" distB="0" distL="0" distR="0" wp14:anchorId="59A73CF8" wp14:editId="7FDAD925">
            <wp:extent cx="1195754" cy="834772"/>
            <wp:effectExtent l="0" t="0" r="4445"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23304" cy="854005"/>
                    </a:xfrm>
                    <a:prstGeom prst="rect">
                      <a:avLst/>
                    </a:prstGeom>
                  </pic:spPr>
                </pic:pic>
              </a:graphicData>
            </a:graphic>
          </wp:inline>
        </w:drawing>
      </w:r>
    </w:p>
    <w:p w14:paraId="66C6D932" w14:textId="77777777" w:rsidR="00BA3934" w:rsidRPr="00806122" w:rsidRDefault="00BA3934" w:rsidP="00BA3934">
      <w:pPr>
        <w:ind w:left="360" w:firstLine="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Pr>
          <w:noProof/>
        </w:rPr>
        <w:drawing>
          <wp:inline distT="0" distB="0" distL="0" distR="0" wp14:anchorId="09C96598" wp14:editId="0E4B2328">
            <wp:extent cx="1287281" cy="834551"/>
            <wp:effectExtent l="0" t="0" r="8255"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16592" cy="853554"/>
                    </a:xfrm>
                    <a:prstGeom prst="rect">
                      <a:avLst/>
                    </a:prstGeom>
                  </pic:spPr>
                </pic:pic>
              </a:graphicData>
            </a:graphic>
          </wp:inline>
        </w:drawing>
      </w:r>
      <w:r>
        <w:rPr>
          <w:noProof/>
        </w:rPr>
        <w:drawing>
          <wp:inline distT="0" distB="0" distL="0" distR="0" wp14:anchorId="73906C14" wp14:editId="068F1E1A">
            <wp:extent cx="1327010" cy="837538"/>
            <wp:effectExtent l="0" t="0" r="6985"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59544" cy="858072"/>
                    </a:xfrm>
                    <a:prstGeom prst="rect">
                      <a:avLst/>
                    </a:prstGeom>
                  </pic:spPr>
                </pic:pic>
              </a:graphicData>
            </a:graphic>
          </wp:inline>
        </w:drawing>
      </w:r>
    </w:p>
    <w:p w14:paraId="75874A26" w14:textId="77777777" w:rsidR="00BA3934" w:rsidRDefault="00BA3934" w:rsidP="00BA3934">
      <w:pPr>
        <w:rPr>
          <w:rFonts w:ascii="Times New Roman" w:eastAsia="Times New Roman" w:hAnsi="Times New Roman" w:cs="Times New Roman"/>
        </w:rPr>
      </w:pPr>
    </w:p>
    <w:p w14:paraId="62347EBA" w14:textId="77777777" w:rsidR="00BA3934" w:rsidRDefault="00BA3934" w:rsidP="00BA3934">
      <w:pPr>
        <w:rPr>
          <w:rFonts w:ascii="Times New Roman" w:eastAsia="Times New Roman" w:hAnsi="Times New Roman" w:cs="Times New Roman"/>
        </w:rPr>
      </w:pPr>
    </w:p>
    <w:p w14:paraId="12EE8734" w14:textId="77777777" w:rsidR="00BA3934" w:rsidRPr="005E1059" w:rsidRDefault="00BA3934" w:rsidP="00BA3934">
      <w:pPr>
        <w:pStyle w:val="ListParagraph"/>
        <w:numPr>
          <w:ilvl w:val="0"/>
          <w:numId w:val="4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63C5A35D" w14:textId="77777777" w:rsidR="00BA3934" w:rsidRPr="005E1059" w:rsidRDefault="00BA3934" w:rsidP="00BA3934">
      <w:pPr>
        <w:pStyle w:val="ListParagraph"/>
        <w:spacing w:after="0"/>
        <w:ind w:left="1440"/>
        <w:rPr>
          <w:rFonts w:ascii="Times New Roman" w:eastAsia="Times New Roman" w:hAnsi="Times New Roman" w:cs="Times New Roman"/>
          <w:i/>
          <w:iCs/>
          <w:color w:val="70AD47" w:themeColor="accent6"/>
          <w:sz w:val="24"/>
          <w:szCs w:val="24"/>
        </w:rPr>
      </w:pPr>
    </w:p>
    <w:p w14:paraId="30191FF2" w14:textId="77777777" w:rsidR="00BA3934" w:rsidRPr="005E1059" w:rsidRDefault="00BA3934" w:rsidP="00BA3934">
      <w:pPr>
        <w:pStyle w:val="ListParagraph"/>
        <w:spacing w:after="0"/>
        <w:ind w:left="1440" w:firstLine="3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w:t>
      </w:r>
      <w:r w:rsidRPr="005E1059">
        <w:rPr>
          <w:rFonts w:ascii="Times New Roman" w:eastAsia="Times New Roman" w:hAnsi="Times New Roman" w:cs="Times New Roman"/>
          <w:i/>
          <w:iCs/>
          <w:color w:val="70AD47" w:themeColor="accent6"/>
          <w:sz w:val="24"/>
          <w:szCs w:val="24"/>
        </w:rPr>
        <w:tab/>
        <w:t xml:space="preserve">Old Code </w:t>
      </w:r>
    </w:p>
    <w:p w14:paraId="4EEB55BD"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p>
    <w:p w14:paraId="354510CC"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35A2337C"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p>
    <w:p w14:paraId="2A9DD991" w14:textId="77777777" w:rsidR="00BA3934" w:rsidRPr="003346DB" w:rsidRDefault="00BA3934" w:rsidP="00BA3934">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Pr>
          <w:noProof/>
        </w:rPr>
        <w:drawing>
          <wp:inline distT="0" distB="0" distL="0" distR="0" wp14:anchorId="3B826F09" wp14:editId="15EA90D4">
            <wp:extent cx="4616879" cy="2961511"/>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23409" cy="2965700"/>
                    </a:xfrm>
                    <a:prstGeom prst="rect">
                      <a:avLst/>
                    </a:prstGeom>
                  </pic:spPr>
                </pic:pic>
              </a:graphicData>
            </a:graphic>
          </wp:inline>
        </w:drawing>
      </w:r>
    </w:p>
    <w:p w14:paraId="04B04807"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    </w:t>
      </w:r>
    </w:p>
    <w:p w14:paraId="79C7D86E" w14:textId="4DEA35C3" w:rsidR="00BA3934" w:rsidRDefault="00BA3934" w:rsidP="00BA3934">
      <w:pPr>
        <w:pStyle w:val="ListParagraph"/>
        <w:spacing w:after="0"/>
        <w:ind w:left="1440"/>
        <w:rPr>
          <w:ins w:id="311" w:author="Lin, Madeline" w:date="2023-04-08T00:23:00Z"/>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Revised Code </w:t>
      </w:r>
    </w:p>
    <w:p w14:paraId="2D1D5DCC" w14:textId="77777777" w:rsidR="009757F6" w:rsidRDefault="009757F6" w:rsidP="00BA3934">
      <w:pPr>
        <w:pStyle w:val="ListParagraph"/>
        <w:spacing w:after="0"/>
        <w:ind w:left="1440"/>
        <w:rPr>
          <w:ins w:id="312" w:author="Lin, Madeline" w:date="2023-04-08T00:23:00Z"/>
          <w:rFonts w:ascii="Times New Roman" w:eastAsia="Times New Roman" w:hAnsi="Times New Roman" w:cs="Times New Roman"/>
          <w:i/>
          <w:iCs/>
          <w:color w:val="70AD47" w:themeColor="accent6"/>
          <w:sz w:val="24"/>
          <w:szCs w:val="24"/>
        </w:rPr>
      </w:pPr>
    </w:p>
    <w:p w14:paraId="65BD7C57" w14:textId="1E22885E" w:rsidR="009757F6" w:rsidRPr="005E1059" w:rsidRDefault="009757F6" w:rsidP="00BA3934">
      <w:pPr>
        <w:pStyle w:val="ListParagraph"/>
        <w:spacing w:after="0"/>
        <w:ind w:left="1440"/>
        <w:rPr>
          <w:rFonts w:ascii="Times New Roman" w:eastAsia="Times New Roman" w:hAnsi="Times New Roman" w:cs="Times New Roman"/>
          <w:i/>
          <w:iCs/>
          <w:color w:val="70AD47" w:themeColor="accent6"/>
          <w:sz w:val="24"/>
          <w:szCs w:val="24"/>
        </w:rPr>
      </w:pPr>
      <w:ins w:id="313" w:author="Lin, Madeline" w:date="2023-04-08T00:23:00Z">
        <w:r>
          <w:rPr>
            <w:rFonts w:ascii="Times New Roman" w:eastAsia="Times New Roman" w:hAnsi="Times New Roman" w:cs="Times New Roman"/>
            <w:i/>
            <w:iCs/>
            <w:color w:val="70AD47" w:themeColor="accent6"/>
            <w:sz w:val="24"/>
            <w:szCs w:val="24"/>
          </w:rPr>
          <w:t xml:space="preserve">             </w:t>
        </w:r>
        <w:r>
          <w:rPr>
            <w:noProof/>
          </w:rPr>
          <w:drawing>
            <wp:inline distT="0" distB="0" distL="0" distR="0" wp14:anchorId="2DD634C6" wp14:editId="19CA1AB3">
              <wp:extent cx="4500444" cy="293490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90539" cy="2993659"/>
                      </a:xfrm>
                      <a:prstGeom prst="rect">
                        <a:avLst/>
                      </a:prstGeom>
                    </pic:spPr>
                  </pic:pic>
                </a:graphicData>
              </a:graphic>
            </wp:inline>
          </w:drawing>
        </w:r>
      </w:ins>
    </w:p>
    <w:p w14:paraId="02C6F464" w14:textId="7D859C18" w:rsidR="00BA3934" w:rsidDel="0045283D" w:rsidRDefault="00BA3934" w:rsidP="005E1059">
      <w:pPr>
        <w:pStyle w:val="ListParagraph"/>
        <w:spacing w:after="0"/>
        <w:ind w:left="1440"/>
        <w:rPr>
          <w:del w:id="314" w:author="Lin, Madeline" w:date="2023-04-08T00:24:00Z"/>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259A60B2" w14:textId="7BA7513E" w:rsidR="00BA3934" w:rsidRPr="00A85142" w:rsidDel="0045283D" w:rsidRDefault="00BA3934">
      <w:pPr>
        <w:pStyle w:val="ListParagraph"/>
        <w:spacing w:after="0"/>
        <w:ind w:left="1440"/>
        <w:rPr>
          <w:del w:id="315" w:author="Lin, Madeline" w:date="2023-04-08T00:24:00Z"/>
          <w:rFonts w:ascii="Times New Roman" w:eastAsia="Times New Roman" w:hAnsi="Times New Roman" w:cs="Times New Roman"/>
          <w:i/>
          <w:iCs/>
          <w:color w:val="70AD47" w:themeColor="accent6"/>
        </w:rPr>
        <w:pPrChange w:id="316" w:author="Lin, Madeline" w:date="2023-04-08T00:24:00Z">
          <w:pPr/>
        </w:pPrChange>
      </w:pPr>
      <w:del w:id="317" w:author="Lin, Madeline" w:date="2023-04-08T00:24:00Z">
        <w:r w:rsidDel="0045283D">
          <w:rPr>
            <w:rFonts w:ascii="Times New Roman" w:eastAsia="Times New Roman" w:hAnsi="Times New Roman" w:cs="Times New Roman"/>
            <w:i/>
            <w:iCs/>
            <w:color w:val="70AD47" w:themeColor="accent6"/>
          </w:rPr>
          <w:delText xml:space="preserve">                                    </w:delText>
        </w:r>
        <w:r w:rsidDel="0045283D">
          <w:rPr>
            <w:noProof/>
          </w:rPr>
          <w:drawing>
            <wp:inline distT="0" distB="0" distL="0" distR="0" wp14:anchorId="62C2BF59" wp14:editId="659AC507">
              <wp:extent cx="4594439" cy="299620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31251" cy="3020209"/>
                      </a:xfrm>
                      <a:prstGeom prst="rect">
                        <a:avLst/>
                      </a:prstGeom>
                    </pic:spPr>
                  </pic:pic>
                </a:graphicData>
              </a:graphic>
            </wp:inline>
          </w:drawing>
        </w:r>
      </w:del>
    </w:p>
    <w:p w14:paraId="2E7C4144" w14:textId="77777777" w:rsidR="00BA3934" w:rsidRDefault="00BA3934" w:rsidP="005E1059">
      <w:pPr>
        <w:pStyle w:val="ListParagraph"/>
        <w:spacing w:after="0"/>
        <w:ind w:left="1440"/>
        <w:rPr>
          <w:rFonts w:ascii="Times New Roman" w:eastAsia="Times New Roman" w:hAnsi="Times New Roman" w:cs="Times New Roman"/>
          <w:i/>
          <w:iCs/>
          <w:color w:val="70AD47" w:themeColor="accent6"/>
        </w:rPr>
      </w:pPr>
    </w:p>
    <w:p w14:paraId="6FE0ABCF" w14:textId="77777777" w:rsidR="00BA3934" w:rsidRPr="005E1059" w:rsidRDefault="00BA3934" w:rsidP="00BA3934">
      <w:pPr>
        <w:pStyle w:val="ListParagraph"/>
        <w:spacing w:after="0"/>
        <w:ind w:left="144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Revised Output </w:t>
      </w:r>
    </w:p>
    <w:p w14:paraId="192C29CD" w14:textId="77777777" w:rsidR="00BA3934" w:rsidRDefault="00BA3934" w:rsidP="00BA3934">
      <w:pPr>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sidRPr="00940C3C">
        <w:rPr>
          <w:rFonts w:ascii="Times New Roman" w:eastAsia="Times New Roman" w:hAnsi="Times New Roman" w:cs="Times New Roman"/>
          <w:color w:val="70AD47" w:themeColor="accent6"/>
        </w:rPr>
        <w:t xml:space="preserve">  </w:t>
      </w:r>
    </w:p>
    <w:p w14:paraId="4E4C4BDA" w14:textId="77777777" w:rsidR="00BA3934" w:rsidRDefault="00BA3934" w:rsidP="00BA3934">
      <w:pPr>
        <w:ind w:left="144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Pr>
          <w:noProof/>
        </w:rPr>
        <w:drawing>
          <wp:inline distT="0" distB="0" distL="0" distR="0" wp14:anchorId="2D3C8725" wp14:editId="06195D54">
            <wp:extent cx="3111689" cy="171143"/>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65009" cy="174076"/>
                    </a:xfrm>
                    <a:prstGeom prst="rect">
                      <a:avLst/>
                    </a:prstGeom>
                  </pic:spPr>
                </pic:pic>
              </a:graphicData>
            </a:graphic>
          </wp:inline>
        </w:drawing>
      </w:r>
    </w:p>
    <w:p w14:paraId="6006D4BE" w14:textId="77777777" w:rsidR="00BA3934" w:rsidRDefault="00BA3934" w:rsidP="00BA3934">
      <w:pPr>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Pr>
          <w:noProof/>
        </w:rPr>
        <w:drawing>
          <wp:inline distT="0" distB="0" distL="0" distR="0" wp14:anchorId="161E0C8D" wp14:editId="19D43712">
            <wp:extent cx="2667246" cy="88298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75982" cy="885874"/>
                    </a:xfrm>
                    <a:prstGeom prst="rect">
                      <a:avLst/>
                    </a:prstGeom>
                  </pic:spPr>
                </pic:pic>
              </a:graphicData>
            </a:graphic>
          </wp:inline>
        </w:drawing>
      </w:r>
      <w:r>
        <w:rPr>
          <w:rFonts w:ascii="Times New Roman" w:eastAsia="Times New Roman" w:hAnsi="Times New Roman" w:cs="Times New Roman"/>
          <w:color w:val="70AD47" w:themeColor="accent6"/>
        </w:rPr>
        <w:t xml:space="preserve"> </w:t>
      </w:r>
      <w:r>
        <w:rPr>
          <w:noProof/>
        </w:rPr>
        <w:drawing>
          <wp:inline distT="0" distB="0" distL="0" distR="0" wp14:anchorId="7D5169B4" wp14:editId="37511920">
            <wp:extent cx="1512427" cy="93428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31662" cy="946164"/>
                    </a:xfrm>
                    <a:prstGeom prst="rect">
                      <a:avLst/>
                    </a:prstGeom>
                  </pic:spPr>
                </pic:pic>
              </a:graphicData>
            </a:graphic>
          </wp:inline>
        </w:drawing>
      </w:r>
    </w:p>
    <w:p w14:paraId="011C621B" w14:textId="77777777" w:rsidR="00BA3934" w:rsidRDefault="00BA3934" w:rsidP="00BA3934">
      <w:pPr>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lastRenderedPageBreak/>
        <w:t xml:space="preserve">                        </w:t>
      </w:r>
      <w:r>
        <w:rPr>
          <w:noProof/>
        </w:rPr>
        <w:drawing>
          <wp:inline distT="0" distB="0" distL="0" distR="0" wp14:anchorId="3D3DA87B" wp14:editId="017557F2">
            <wp:extent cx="1549021" cy="108924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8732" cy="1096069"/>
                    </a:xfrm>
                    <a:prstGeom prst="rect">
                      <a:avLst/>
                    </a:prstGeom>
                  </pic:spPr>
                </pic:pic>
              </a:graphicData>
            </a:graphic>
          </wp:inline>
        </w:drawing>
      </w:r>
      <w:r w:rsidRPr="00DA35B5">
        <w:rPr>
          <w:noProof/>
        </w:rPr>
        <w:t xml:space="preserve"> </w:t>
      </w:r>
      <w:r>
        <w:rPr>
          <w:noProof/>
        </w:rPr>
        <w:drawing>
          <wp:inline distT="0" distB="0" distL="0" distR="0" wp14:anchorId="0DBB898D" wp14:editId="6E98A742">
            <wp:extent cx="1752922" cy="1080875"/>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60662" cy="1085648"/>
                    </a:xfrm>
                    <a:prstGeom prst="rect">
                      <a:avLst/>
                    </a:prstGeom>
                  </pic:spPr>
                </pic:pic>
              </a:graphicData>
            </a:graphic>
          </wp:inline>
        </w:drawing>
      </w:r>
      <w:r w:rsidRPr="00DA35B5">
        <w:rPr>
          <w:noProof/>
        </w:rPr>
        <w:t xml:space="preserve"> </w:t>
      </w:r>
      <w:r>
        <w:rPr>
          <w:noProof/>
        </w:rPr>
        <w:drawing>
          <wp:inline distT="0" distB="0" distL="0" distR="0" wp14:anchorId="71558DCA" wp14:editId="7A2D7BE2">
            <wp:extent cx="1117523" cy="1089724"/>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25955" cy="1097946"/>
                    </a:xfrm>
                    <a:prstGeom prst="rect">
                      <a:avLst/>
                    </a:prstGeom>
                  </pic:spPr>
                </pic:pic>
              </a:graphicData>
            </a:graphic>
          </wp:inline>
        </w:drawing>
      </w:r>
    </w:p>
    <w:p w14:paraId="38EC5A8F" w14:textId="77777777" w:rsidR="00BA3934" w:rsidRPr="00940C3C" w:rsidRDefault="00BA3934" w:rsidP="00BA3934">
      <w:pPr>
        <w:ind w:left="72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ab/>
      </w:r>
    </w:p>
    <w:p w14:paraId="5E5AF4FE"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62759FCB"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Five Target Songs </w:t>
      </w:r>
    </w:p>
    <w:p w14:paraId="558021AF" w14:textId="77777777" w:rsidR="00BA3934" w:rsidRPr="005E1059" w:rsidRDefault="00BA3934" w:rsidP="00BA3934">
      <w:pPr>
        <w:ind w:left="1080"/>
        <w:rPr>
          <w:rFonts w:ascii="Times New Roman" w:eastAsia="Times New Roman" w:hAnsi="Times New Roman" w:cs="Times New Roman"/>
          <w:sz w:val="28"/>
          <w:szCs w:val="28"/>
        </w:rPr>
      </w:pPr>
    </w:p>
    <w:p w14:paraId="2F9928D7" w14:textId="77777777" w:rsidR="00BA3934" w:rsidRPr="005E1059" w:rsidRDefault="00BA3934" w:rsidP="00BA3934">
      <w:pPr>
        <w:pStyle w:val="ListParagraph"/>
        <w:numPr>
          <w:ilvl w:val="1"/>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21C09A06"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74E18A74"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Old Code </w:t>
      </w:r>
    </w:p>
    <w:p w14:paraId="0B897FC7" w14:textId="77777777" w:rsidR="00BA3934" w:rsidRPr="00965C15" w:rsidRDefault="00BA3934" w:rsidP="00BA3934">
      <w:pPr>
        <w:pStyle w:val="ListParagraph"/>
        <w:spacing w:after="0"/>
        <w:ind w:left="2160"/>
        <w:rPr>
          <w:rFonts w:ascii="Times New Roman" w:eastAsia="Times New Roman" w:hAnsi="Times New Roman" w:cs="Times New Roman"/>
        </w:rPr>
      </w:pPr>
      <w:r w:rsidRPr="00965C15">
        <w:rPr>
          <w:rFonts w:ascii="Times New Roman" w:eastAsia="Times New Roman" w:hAnsi="Times New Roman" w:cs="Times New Roman"/>
          <w:i/>
          <w:iCs/>
          <w:color w:val="70AD47" w:themeColor="accent6"/>
        </w:rPr>
        <w:t xml:space="preserve">        </w:t>
      </w:r>
    </w:p>
    <w:p w14:paraId="34F79DAE" w14:textId="77777777" w:rsidR="00BA3934" w:rsidRPr="00BA7C6A" w:rsidRDefault="00BA3934" w:rsidP="00BA3934">
      <w:pPr>
        <w:pStyle w:val="ListParagraph"/>
        <w:spacing w:after="0"/>
        <w:ind w:left="1440"/>
        <w:rPr>
          <w:rFonts w:ascii="Times New Roman" w:eastAsia="Times New Roman" w:hAnsi="Times New Roman" w:cs="Times New Roman"/>
          <w:i/>
          <w:iCs/>
          <w:color w:val="70AD47" w:themeColor="accent6"/>
        </w:rPr>
      </w:pPr>
      <w:r w:rsidRPr="00BA7C6A">
        <w:rPr>
          <w:rFonts w:ascii="Times New Roman" w:eastAsia="Times New Roman" w:hAnsi="Times New Roman" w:cs="Times New Roman"/>
          <w:i/>
          <w:iCs/>
          <w:color w:val="70AD47" w:themeColor="accent6"/>
        </w:rPr>
        <w:t xml:space="preserve">            </w:t>
      </w:r>
      <w:r>
        <w:rPr>
          <w:noProof/>
        </w:rPr>
        <w:drawing>
          <wp:inline distT="0" distB="0" distL="0" distR="0" wp14:anchorId="3DF696E5" wp14:editId="3807AA88">
            <wp:extent cx="4586688" cy="3444427"/>
            <wp:effectExtent l="0" t="0" r="444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21931" cy="3470893"/>
                    </a:xfrm>
                    <a:prstGeom prst="rect">
                      <a:avLst/>
                    </a:prstGeom>
                  </pic:spPr>
                </pic:pic>
              </a:graphicData>
            </a:graphic>
          </wp:inline>
        </w:drawing>
      </w:r>
    </w:p>
    <w:p w14:paraId="1A68F262" w14:textId="77777777" w:rsidR="00BA3934" w:rsidRPr="00504BE7" w:rsidRDefault="00BA3934" w:rsidP="00BA3934">
      <w:pPr>
        <w:rPr>
          <w:rFonts w:ascii="Times New Roman" w:eastAsia="Times New Roman" w:hAnsi="Times New Roman" w:cs="Times New Roman"/>
          <w:i/>
          <w:iCs/>
          <w:color w:val="70AD47" w:themeColor="accent6"/>
        </w:rPr>
      </w:pPr>
    </w:p>
    <w:p w14:paraId="472748BB" w14:textId="6B53D32B" w:rsidR="00BA3934" w:rsidRDefault="00BA3934" w:rsidP="00BA3934">
      <w:pPr>
        <w:pStyle w:val="ListParagraph"/>
        <w:spacing w:after="0"/>
        <w:ind w:left="1440"/>
        <w:rPr>
          <w:ins w:id="318" w:author="Lin, Madeline" w:date="2023-04-08T00:24:00Z"/>
          <w:rFonts w:ascii="Times New Roman" w:eastAsia="Times New Roman" w:hAnsi="Times New Roman" w:cs="Times New Roman"/>
          <w:i/>
          <w:iCs/>
          <w:color w:val="70AD47" w:themeColor="accent6"/>
          <w:sz w:val="24"/>
          <w:szCs w:val="24"/>
        </w:rPr>
      </w:pPr>
      <w:r w:rsidRPr="00BA7C6A">
        <w:rPr>
          <w:rFonts w:ascii="Times New Roman" w:eastAsia="Times New Roman" w:hAnsi="Times New Roman" w:cs="Times New Roman"/>
          <w:i/>
          <w:iCs/>
          <w:color w:val="70AD47" w:themeColor="accent6"/>
        </w:rPr>
        <w:t xml:space="preserve"> </w:t>
      </w:r>
      <w:r w:rsidRPr="005E1059">
        <w:rPr>
          <w:rFonts w:ascii="Times New Roman" w:eastAsia="Times New Roman" w:hAnsi="Times New Roman" w:cs="Times New Roman"/>
          <w:i/>
          <w:iCs/>
          <w:color w:val="70AD47" w:themeColor="accent6"/>
          <w:sz w:val="24"/>
          <w:szCs w:val="24"/>
        </w:rPr>
        <w:t xml:space="preserve">             Revised Code</w:t>
      </w:r>
    </w:p>
    <w:p w14:paraId="09D910BC" w14:textId="713C1C80" w:rsidR="0045283D" w:rsidRPr="00BA7C6A" w:rsidRDefault="0045283D" w:rsidP="00BA3934">
      <w:pPr>
        <w:pStyle w:val="ListParagraph"/>
        <w:spacing w:after="0"/>
        <w:ind w:left="1440"/>
        <w:rPr>
          <w:rFonts w:ascii="Times New Roman" w:eastAsia="Times New Roman" w:hAnsi="Times New Roman" w:cs="Times New Roman"/>
          <w:i/>
          <w:iCs/>
          <w:color w:val="70AD47" w:themeColor="accent6"/>
        </w:rPr>
      </w:pPr>
      <w:ins w:id="319" w:author="Lin, Madeline" w:date="2023-04-08T00:24:00Z">
        <w:r>
          <w:rPr>
            <w:rFonts w:ascii="Times New Roman" w:eastAsia="Times New Roman" w:hAnsi="Times New Roman" w:cs="Times New Roman"/>
            <w:i/>
            <w:iCs/>
            <w:color w:val="70AD47" w:themeColor="accent6"/>
            <w:sz w:val="24"/>
            <w:szCs w:val="24"/>
          </w:rPr>
          <w:lastRenderedPageBreak/>
          <w:t xml:space="preserve">              </w:t>
        </w:r>
        <w:r>
          <w:rPr>
            <w:noProof/>
          </w:rPr>
          <w:drawing>
            <wp:inline distT="0" distB="0" distL="0" distR="0" wp14:anchorId="2A1E474C" wp14:editId="570EDB9F">
              <wp:extent cx="4473386" cy="3336878"/>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19347" cy="3371162"/>
                      </a:xfrm>
                      <a:prstGeom prst="rect">
                        <a:avLst/>
                      </a:prstGeom>
                    </pic:spPr>
                  </pic:pic>
                </a:graphicData>
              </a:graphic>
            </wp:inline>
          </w:drawing>
        </w:r>
      </w:ins>
    </w:p>
    <w:p w14:paraId="491E1170" w14:textId="0A7D9A4A" w:rsidR="00BA3934" w:rsidRPr="003734EF" w:rsidDel="00A57C62" w:rsidRDefault="00BA3934" w:rsidP="00BA3934">
      <w:pPr>
        <w:rPr>
          <w:del w:id="320" w:author="Lin, Madeline" w:date="2023-04-08T00:25:00Z"/>
          <w:rFonts w:ascii="Times New Roman" w:eastAsia="Times New Roman" w:hAnsi="Times New Roman" w:cs="Times New Roman"/>
          <w:i/>
          <w:iCs/>
          <w:color w:val="70AD47" w:themeColor="accent6"/>
        </w:rPr>
      </w:pPr>
      <w:r w:rsidRPr="003734EF">
        <w:rPr>
          <w:rFonts w:ascii="Times New Roman" w:eastAsia="Times New Roman" w:hAnsi="Times New Roman" w:cs="Times New Roman"/>
          <w:i/>
          <w:iCs/>
          <w:color w:val="70AD47" w:themeColor="accent6"/>
        </w:rPr>
        <w:t xml:space="preserve">               </w:t>
      </w:r>
      <w:r>
        <w:rPr>
          <w:rFonts w:ascii="Times New Roman" w:eastAsia="Times New Roman" w:hAnsi="Times New Roman" w:cs="Times New Roman"/>
          <w:i/>
          <w:iCs/>
          <w:color w:val="70AD47" w:themeColor="accent6"/>
        </w:rPr>
        <w:t xml:space="preserve">                 </w:t>
      </w:r>
      <w:r w:rsidRPr="003734EF">
        <w:rPr>
          <w:rFonts w:ascii="Times New Roman" w:eastAsia="Times New Roman" w:hAnsi="Times New Roman" w:cs="Times New Roman"/>
          <w:i/>
          <w:iCs/>
          <w:color w:val="70AD47" w:themeColor="accent6"/>
        </w:rPr>
        <w:t xml:space="preserve"> </w:t>
      </w:r>
      <w:del w:id="321" w:author="Lin, Madeline" w:date="2023-04-08T00:25:00Z">
        <w:r w:rsidRPr="003734EF" w:rsidDel="0045283D">
          <w:rPr>
            <w:rFonts w:ascii="Times New Roman" w:eastAsia="Times New Roman" w:hAnsi="Times New Roman" w:cs="Times New Roman"/>
            <w:i/>
            <w:iCs/>
            <w:color w:val="70AD47" w:themeColor="accent6"/>
          </w:rPr>
          <w:delText xml:space="preserve">  </w:delText>
        </w:r>
        <w:r w:rsidDel="0045283D">
          <w:rPr>
            <w:noProof/>
          </w:rPr>
          <w:drawing>
            <wp:inline distT="0" distB="0" distL="0" distR="0" wp14:anchorId="1925E6FF" wp14:editId="6057CD34">
              <wp:extent cx="4700290" cy="3506135"/>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704800" cy="3509499"/>
                      </a:xfrm>
                      <a:prstGeom prst="rect">
                        <a:avLst/>
                      </a:prstGeom>
                    </pic:spPr>
                  </pic:pic>
                </a:graphicData>
              </a:graphic>
            </wp:inline>
          </w:drawing>
        </w:r>
      </w:del>
    </w:p>
    <w:p w14:paraId="218FD7EC" w14:textId="77777777" w:rsidR="00BA3934" w:rsidRPr="00BA7C6A" w:rsidRDefault="00BA3934" w:rsidP="005E1059">
      <w:pPr>
        <w:rPr>
          <w:rFonts w:ascii="Times New Roman" w:eastAsia="Times New Roman" w:hAnsi="Times New Roman" w:cs="Times New Roman"/>
          <w:i/>
          <w:iCs/>
          <w:color w:val="70AD47" w:themeColor="accent6"/>
        </w:rPr>
      </w:pPr>
    </w:p>
    <w:p w14:paraId="265B313B" w14:textId="77777777" w:rsidR="00BA3934" w:rsidRPr="005E1059" w:rsidRDefault="00BA3934" w:rsidP="00BA3934">
      <w:pPr>
        <w:pStyle w:val="ListParagraph"/>
        <w:spacing w:after="0"/>
        <w:ind w:left="144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Revised Output</w:t>
      </w:r>
    </w:p>
    <w:p w14:paraId="137C7CA1" w14:textId="77777777" w:rsidR="00BA3934" w:rsidRPr="005E4BE8" w:rsidRDefault="00BA3934" w:rsidP="00BA3934">
      <w:pPr>
        <w:rPr>
          <w:rFonts w:ascii="Times New Roman" w:eastAsia="Times New Roman" w:hAnsi="Times New Roman" w:cs="Times New Roman"/>
        </w:rPr>
      </w:pPr>
    </w:p>
    <w:p w14:paraId="29C5D7F3" w14:textId="77777777" w:rsidR="00BA3934" w:rsidRDefault="00BA3934" w:rsidP="00BA3934">
      <w:pPr>
        <w:pStyle w:val="ListParagraph"/>
        <w:spacing w:after="0"/>
        <w:ind w:left="1440"/>
        <w:rPr>
          <w:rFonts w:ascii="Times New Roman" w:eastAsia="Times New Roman" w:hAnsi="Times New Roman" w:cs="Times New Roman"/>
        </w:rPr>
      </w:pPr>
      <w:r>
        <w:rPr>
          <w:rFonts w:ascii="Times New Roman" w:eastAsia="Times New Roman" w:hAnsi="Times New Roman" w:cs="Times New Roman"/>
        </w:rPr>
        <w:t xml:space="preserve">         </w:t>
      </w:r>
      <w:r w:rsidRPr="00BA7C6A">
        <w:rPr>
          <w:rFonts w:ascii="Times New Roman" w:eastAsia="Times New Roman" w:hAnsi="Times New Roman" w:cs="Times New Roman"/>
        </w:rPr>
        <w:t xml:space="preserve">  </w:t>
      </w:r>
      <w:r>
        <w:rPr>
          <w:noProof/>
        </w:rPr>
        <w:drawing>
          <wp:inline distT="0" distB="0" distL="0" distR="0" wp14:anchorId="5DF00CCF" wp14:editId="5D28599C">
            <wp:extent cx="4465413" cy="203234"/>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728591" cy="215212"/>
                    </a:xfrm>
                    <a:prstGeom prst="rect">
                      <a:avLst/>
                    </a:prstGeom>
                  </pic:spPr>
                </pic:pic>
              </a:graphicData>
            </a:graphic>
          </wp:inline>
        </w:drawing>
      </w:r>
    </w:p>
    <w:p w14:paraId="25FA463E" w14:textId="77777777" w:rsidR="00BA3934" w:rsidRPr="0074231A" w:rsidRDefault="00BA3934" w:rsidP="00BA3934">
      <w:pPr>
        <w:pStyle w:val="ListParagraph"/>
        <w:spacing w:after="0"/>
        <w:ind w:left="1440"/>
        <w:rPr>
          <w:rFonts w:ascii="Times New Roman" w:eastAsia="Times New Roman" w:hAnsi="Times New Roman" w:cs="Times New Roman"/>
        </w:rPr>
      </w:pPr>
    </w:p>
    <w:p w14:paraId="0D657E83" w14:textId="77777777" w:rsidR="00BA3934" w:rsidRPr="0074231A" w:rsidRDefault="00BA3934" w:rsidP="00BA3934">
      <w:pPr>
        <w:ind w:left="1440"/>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70028B89" wp14:editId="2CB00D1E">
            <wp:extent cx="1565138" cy="930387"/>
            <wp:effectExtent l="0" t="0" r="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79184" cy="938737"/>
                    </a:xfrm>
                    <a:prstGeom prst="rect">
                      <a:avLst/>
                    </a:prstGeom>
                  </pic:spPr>
                </pic:pic>
              </a:graphicData>
            </a:graphic>
          </wp:inline>
        </w:drawing>
      </w:r>
      <w:r w:rsidRPr="0074231A">
        <w:rPr>
          <w:rFonts w:ascii="Times New Roman" w:eastAsia="Times New Roman" w:hAnsi="Times New Roman" w:cs="Times New Roman"/>
        </w:rPr>
        <w:t xml:space="preserve">  </w:t>
      </w:r>
      <w:r>
        <w:rPr>
          <w:noProof/>
        </w:rPr>
        <w:drawing>
          <wp:inline distT="0" distB="0" distL="0" distR="0" wp14:anchorId="78F40599" wp14:editId="4487A648">
            <wp:extent cx="1565139" cy="92313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90253" cy="937952"/>
                    </a:xfrm>
                    <a:prstGeom prst="rect">
                      <a:avLst/>
                    </a:prstGeom>
                  </pic:spPr>
                </pic:pic>
              </a:graphicData>
            </a:graphic>
          </wp:inline>
        </w:drawing>
      </w:r>
      <w:r>
        <w:rPr>
          <w:noProof/>
        </w:rPr>
        <w:drawing>
          <wp:inline distT="0" distB="0" distL="0" distR="0" wp14:anchorId="230300FC" wp14:editId="45497B72">
            <wp:extent cx="1059815" cy="923064"/>
            <wp:effectExtent l="0" t="0" r="698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078695" cy="939508"/>
                    </a:xfrm>
                    <a:prstGeom prst="rect">
                      <a:avLst/>
                    </a:prstGeom>
                  </pic:spPr>
                </pic:pic>
              </a:graphicData>
            </a:graphic>
          </wp:inline>
        </w:drawing>
      </w:r>
    </w:p>
    <w:p w14:paraId="09B30DBB" w14:textId="77777777" w:rsidR="00BA3934" w:rsidRPr="00FF1E0D" w:rsidRDefault="00BA3934" w:rsidP="00BA3934">
      <w:pPr>
        <w:rPr>
          <w:rFonts w:ascii="Times New Roman" w:eastAsia="Times New Roman" w:hAnsi="Times New Roman" w:cs="Times New Roman"/>
        </w:rPr>
      </w:pPr>
    </w:p>
    <w:p w14:paraId="352283DE" w14:textId="77777777" w:rsidR="00BA3934" w:rsidRPr="00BA7C6A" w:rsidRDefault="00BA3934" w:rsidP="00BA3934">
      <w:pPr>
        <w:pStyle w:val="ListParagraph"/>
        <w:spacing w:after="0"/>
        <w:ind w:left="1440"/>
        <w:rPr>
          <w:rFonts w:ascii="Times New Roman" w:eastAsia="Times New Roman" w:hAnsi="Times New Roman" w:cs="Times New Roman"/>
        </w:rPr>
      </w:pPr>
      <w:r w:rsidRPr="00BA7C6A">
        <w:rPr>
          <w:rFonts w:ascii="Times New Roman" w:eastAsia="Times New Roman" w:hAnsi="Times New Roman" w:cs="Times New Roman"/>
        </w:rPr>
        <w:t xml:space="preserve">          </w:t>
      </w:r>
      <w:r>
        <w:rPr>
          <w:rFonts w:ascii="Times New Roman" w:eastAsia="Times New Roman" w:hAnsi="Times New Roman" w:cs="Times New Roman"/>
        </w:rPr>
        <w:t xml:space="preserve"> </w:t>
      </w:r>
      <w:r>
        <w:rPr>
          <w:noProof/>
        </w:rPr>
        <w:drawing>
          <wp:inline distT="0" distB="0" distL="0" distR="0" wp14:anchorId="2F118B39" wp14:editId="4F16D622">
            <wp:extent cx="1385790" cy="950256"/>
            <wp:effectExtent l="0" t="0" r="508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405949" cy="964079"/>
                    </a:xfrm>
                    <a:prstGeom prst="rect">
                      <a:avLst/>
                    </a:prstGeom>
                  </pic:spPr>
                </pic:pic>
              </a:graphicData>
            </a:graphic>
          </wp:inline>
        </w:drawing>
      </w:r>
      <w:r w:rsidRPr="00BA7C6A">
        <w:rPr>
          <w:rFonts w:ascii="Times New Roman" w:eastAsia="Times New Roman" w:hAnsi="Times New Roman" w:cs="Times New Roman"/>
        </w:rPr>
        <w:t xml:space="preserve">         </w:t>
      </w:r>
      <w:r>
        <w:rPr>
          <w:noProof/>
        </w:rPr>
        <w:drawing>
          <wp:inline distT="0" distB="0" distL="0" distR="0" wp14:anchorId="3A21BAAE" wp14:editId="3B03875E">
            <wp:extent cx="1259166" cy="952052"/>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72586" cy="962199"/>
                    </a:xfrm>
                    <a:prstGeom prst="rect">
                      <a:avLst/>
                    </a:prstGeom>
                  </pic:spPr>
                </pic:pic>
              </a:graphicData>
            </a:graphic>
          </wp:inline>
        </w:drawing>
      </w:r>
    </w:p>
    <w:p w14:paraId="0829B9B0" w14:textId="77777777" w:rsidR="00BA3934" w:rsidRPr="00114565" w:rsidRDefault="00BA3934" w:rsidP="00BA3934">
      <w:pPr>
        <w:rPr>
          <w:rFonts w:ascii="Times New Roman" w:eastAsia="Times New Roman" w:hAnsi="Times New Roman" w:cs="Times New Roman"/>
          <w:i/>
          <w:iCs/>
          <w:color w:val="70AD47" w:themeColor="accent6"/>
        </w:rPr>
      </w:pPr>
    </w:p>
    <w:p w14:paraId="43C546D7" w14:textId="77777777" w:rsidR="00BA3934" w:rsidRPr="005E1059" w:rsidRDefault="00BA3934" w:rsidP="00BA3934">
      <w:pPr>
        <w:pStyle w:val="ListParagraph"/>
        <w:spacing w:after="0"/>
        <w:ind w:left="144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Old Code</w:t>
      </w:r>
    </w:p>
    <w:p w14:paraId="023B7EE6" w14:textId="77777777" w:rsidR="00BA3934" w:rsidRDefault="00BA3934" w:rsidP="00BA3934">
      <w:pPr>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3F7FFA66" w14:textId="77777777" w:rsidR="00BA3934" w:rsidRPr="00446BD1" w:rsidRDefault="00BA3934" w:rsidP="00BA3934">
      <w:pPr>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lastRenderedPageBreak/>
        <w:t xml:space="preserve">         </w:t>
      </w:r>
      <w:r>
        <w:rPr>
          <w:noProof/>
        </w:rPr>
        <w:drawing>
          <wp:inline distT="0" distB="0" distL="0" distR="0" wp14:anchorId="116CF90B" wp14:editId="1C9AD0F2">
            <wp:extent cx="4681237" cy="3365890"/>
            <wp:effectExtent l="0" t="0" r="508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698935" cy="3378615"/>
                    </a:xfrm>
                    <a:prstGeom prst="rect">
                      <a:avLst/>
                    </a:prstGeom>
                  </pic:spPr>
                </pic:pic>
              </a:graphicData>
            </a:graphic>
          </wp:inline>
        </w:drawing>
      </w:r>
    </w:p>
    <w:p w14:paraId="2BB5E16B"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7B957F7D" w14:textId="7295CA93" w:rsidR="00BA3934" w:rsidRPr="005E1059" w:rsidRDefault="00BA3934" w:rsidP="00BA3934">
      <w:pPr>
        <w:pStyle w:val="ListParagraph"/>
        <w:spacing w:after="0"/>
        <w:ind w:left="1440"/>
        <w:rPr>
          <w:ins w:id="322" w:author="Lin, Madeline" w:date="2023-04-08T00:20:00Z"/>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Revised Code</w:t>
      </w:r>
    </w:p>
    <w:p w14:paraId="77896375" w14:textId="4CB6B46F" w:rsidR="00497E6E" w:rsidRDefault="00497E6E" w:rsidP="00BA3934">
      <w:pPr>
        <w:pStyle w:val="ListParagraph"/>
        <w:spacing w:after="0"/>
        <w:ind w:left="1440"/>
        <w:rPr>
          <w:ins w:id="323" w:author="Lin, Madeline" w:date="2023-04-08T00:20:00Z"/>
          <w:rFonts w:ascii="Times New Roman" w:eastAsia="Times New Roman" w:hAnsi="Times New Roman" w:cs="Times New Roman"/>
          <w:i/>
          <w:iCs/>
          <w:color w:val="70AD47" w:themeColor="accent6"/>
        </w:rPr>
      </w:pPr>
      <w:ins w:id="324" w:author="Lin, Madeline" w:date="2023-04-08T00:20:00Z">
        <w:r>
          <w:rPr>
            <w:rFonts w:ascii="Times New Roman" w:eastAsia="Times New Roman" w:hAnsi="Times New Roman" w:cs="Times New Roman"/>
            <w:i/>
            <w:iCs/>
            <w:color w:val="70AD47" w:themeColor="accent6"/>
          </w:rPr>
          <w:t xml:space="preserve"> </w:t>
        </w:r>
      </w:ins>
    </w:p>
    <w:p w14:paraId="1834F0CD" w14:textId="556E45DC" w:rsidR="00497E6E" w:rsidRPr="0069745F" w:rsidRDefault="00497E6E" w:rsidP="00BA3934">
      <w:pPr>
        <w:pStyle w:val="ListParagraph"/>
        <w:spacing w:after="0"/>
        <w:ind w:left="1440"/>
        <w:rPr>
          <w:rFonts w:ascii="Times New Roman" w:eastAsia="Times New Roman" w:hAnsi="Times New Roman" w:cs="Times New Roman"/>
          <w:i/>
          <w:iCs/>
          <w:color w:val="70AD47" w:themeColor="accent6"/>
        </w:rPr>
      </w:pPr>
      <w:ins w:id="325" w:author="Lin, Madeline" w:date="2023-04-08T00:20:00Z">
        <w:r>
          <w:rPr>
            <w:rFonts w:ascii="Times New Roman" w:eastAsia="Times New Roman" w:hAnsi="Times New Roman" w:cs="Times New Roman"/>
            <w:i/>
            <w:iCs/>
            <w:color w:val="70AD47" w:themeColor="accent6"/>
          </w:rPr>
          <w:t xml:space="preserve">           </w:t>
        </w:r>
        <w:r>
          <w:rPr>
            <w:noProof/>
          </w:rPr>
          <w:drawing>
            <wp:inline distT="0" distB="0" distL="0" distR="0" wp14:anchorId="027AF7AC" wp14:editId="20951304">
              <wp:extent cx="4624096" cy="3316406"/>
              <wp:effectExtent l="0" t="0" r="508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634064" cy="3323555"/>
                      </a:xfrm>
                      <a:prstGeom prst="rect">
                        <a:avLst/>
                      </a:prstGeom>
                    </pic:spPr>
                  </pic:pic>
                </a:graphicData>
              </a:graphic>
            </wp:inline>
          </w:drawing>
        </w:r>
      </w:ins>
    </w:p>
    <w:p w14:paraId="3148D266" w14:textId="77777777" w:rsidR="00BA3934" w:rsidRDefault="00BA3934" w:rsidP="00BA3934">
      <w:pPr>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p>
    <w:p w14:paraId="51BC73C9" w14:textId="4D30F656" w:rsidR="00BA3934" w:rsidRPr="0069745F" w:rsidDel="00B67679" w:rsidRDefault="00BA3934" w:rsidP="00BA3934">
      <w:pPr>
        <w:rPr>
          <w:del w:id="326" w:author="Lin, Madeline" w:date="2023-04-08T00:20:00Z"/>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del w:id="327" w:author="Lin, Madeline" w:date="2023-04-08T00:20:00Z">
        <w:r w:rsidDel="00B67679">
          <w:rPr>
            <w:rFonts w:ascii="Times New Roman" w:eastAsia="Times New Roman" w:hAnsi="Times New Roman" w:cs="Times New Roman"/>
            <w:i/>
            <w:iCs/>
            <w:color w:val="70AD47" w:themeColor="accent6"/>
          </w:rPr>
          <w:delText xml:space="preserve">  </w:delText>
        </w:r>
        <w:r w:rsidRPr="0069745F" w:rsidDel="00B67679">
          <w:rPr>
            <w:rFonts w:ascii="Times New Roman" w:eastAsia="Times New Roman" w:hAnsi="Times New Roman" w:cs="Times New Roman"/>
            <w:i/>
            <w:iCs/>
            <w:color w:val="70AD47" w:themeColor="accent6"/>
          </w:rPr>
          <w:delText xml:space="preserve">        </w:delText>
        </w:r>
      </w:del>
      <w:r w:rsidRPr="0069745F">
        <w:rPr>
          <w:rFonts w:ascii="Times New Roman" w:eastAsia="Times New Roman" w:hAnsi="Times New Roman" w:cs="Times New Roman"/>
          <w:i/>
          <w:iCs/>
          <w:color w:val="70AD47" w:themeColor="accent6"/>
        </w:rPr>
        <w:t xml:space="preserve"> </w:t>
      </w:r>
      <w:del w:id="328" w:author="Lin, Madeline" w:date="2023-04-08T00:20:00Z">
        <w:r w:rsidDel="00497E6E">
          <w:rPr>
            <w:noProof/>
          </w:rPr>
          <w:drawing>
            <wp:inline distT="0" distB="0" distL="0" distR="0" wp14:anchorId="7A4EA55C" wp14:editId="3E6277D4">
              <wp:extent cx="4708734" cy="33771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743092" cy="3401750"/>
                      </a:xfrm>
                      <a:prstGeom prst="rect">
                        <a:avLst/>
                      </a:prstGeom>
                    </pic:spPr>
                  </pic:pic>
                </a:graphicData>
              </a:graphic>
            </wp:inline>
          </w:drawing>
        </w:r>
      </w:del>
    </w:p>
    <w:p w14:paraId="45B2D2F7" w14:textId="77777777" w:rsidR="00BA3934" w:rsidRPr="00903930" w:rsidRDefault="00BA3934" w:rsidP="00BA3934">
      <w:pPr>
        <w:rPr>
          <w:rFonts w:ascii="Times New Roman" w:eastAsia="Times New Roman" w:hAnsi="Times New Roman" w:cs="Times New Roman"/>
          <w:i/>
          <w:iCs/>
          <w:color w:val="70AD47" w:themeColor="accent6"/>
        </w:rPr>
      </w:pPr>
    </w:p>
    <w:p w14:paraId="78542B9D" w14:textId="77777777" w:rsidR="00BA3934" w:rsidRPr="005E1059" w:rsidRDefault="00BA3934" w:rsidP="00BA3934">
      <w:pPr>
        <w:pStyle w:val="ListParagraph"/>
        <w:spacing w:after="0"/>
        <w:ind w:left="144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           Revised Output</w:t>
      </w:r>
    </w:p>
    <w:p w14:paraId="501A16BA"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p>
    <w:p w14:paraId="13E6BE9B"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 xml:space="preserve">          </w:t>
      </w:r>
      <w:r>
        <w:rPr>
          <w:noProof/>
        </w:rPr>
        <w:drawing>
          <wp:inline distT="0" distB="0" distL="0" distR="0" wp14:anchorId="1D1322CF" wp14:editId="022B1168">
            <wp:extent cx="4549560" cy="207063"/>
            <wp:effectExtent l="0" t="0" r="381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01246" cy="218518"/>
                    </a:xfrm>
                    <a:prstGeom prst="rect">
                      <a:avLst/>
                    </a:prstGeom>
                  </pic:spPr>
                </pic:pic>
              </a:graphicData>
            </a:graphic>
          </wp:inline>
        </w:drawing>
      </w:r>
    </w:p>
    <w:p w14:paraId="162AFC67" w14:textId="77777777" w:rsidR="00BA3934" w:rsidRDefault="00BA3934" w:rsidP="00BA3934">
      <w:pPr>
        <w:pStyle w:val="ListParagraph"/>
        <w:spacing w:after="0"/>
        <w:ind w:left="144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lastRenderedPageBreak/>
        <w:t xml:space="preserve"> </w:t>
      </w:r>
    </w:p>
    <w:p w14:paraId="0A21C8D3" w14:textId="77777777" w:rsidR="00BA3934" w:rsidRPr="003D3296" w:rsidRDefault="00BA3934" w:rsidP="00BA3934">
      <w:pPr>
        <w:pStyle w:val="ListParagraph"/>
        <w:spacing w:after="0"/>
        <w:ind w:left="144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Pr>
          <w:noProof/>
        </w:rPr>
        <w:drawing>
          <wp:inline distT="0" distB="0" distL="0" distR="0" wp14:anchorId="49476AB8" wp14:editId="53D5E791">
            <wp:extent cx="1440583" cy="850464"/>
            <wp:effectExtent l="0" t="0" r="762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457741" cy="860593"/>
                    </a:xfrm>
                    <a:prstGeom prst="rect">
                      <a:avLst/>
                    </a:prstGeom>
                  </pic:spPr>
                </pic:pic>
              </a:graphicData>
            </a:graphic>
          </wp:inline>
        </w:drawing>
      </w:r>
      <w:r>
        <w:rPr>
          <w:rFonts w:ascii="Times New Roman" w:eastAsia="Times New Roman" w:hAnsi="Times New Roman" w:cs="Times New Roman"/>
          <w:color w:val="70AD47" w:themeColor="accent6"/>
        </w:rPr>
        <w:t xml:space="preserve">          </w:t>
      </w:r>
      <w:r>
        <w:rPr>
          <w:noProof/>
        </w:rPr>
        <w:drawing>
          <wp:inline distT="0" distB="0" distL="0" distR="0" wp14:anchorId="50218489" wp14:editId="30E653F6">
            <wp:extent cx="971859" cy="857002"/>
            <wp:effectExtent l="0" t="0" r="0"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87192" cy="870523"/>
                    </a:xfrm>
                    <a:prstGeom prst="rect">
                      <a:avLst/>
                    </a:prstGeom>
                  </pic:spPr>
                </pic:pic>
              </a:graphicData>
            </a:graphic>
          </wp:inline>
        </w:drawing>
      </w:r>
      <w:r>
        <w:rPr>
          <w:rFonts w:ascii="Times New Roman" w:eastAsia="Times New Roman" w:hAnsi="Times New Roman" w:cs="Times New Roman"/>
          <w:color w:val="70AD47" w:themeColor="accent6"/>
        </w:rPr>
        <w:t xml:space="preserve">      </w:t>
      </w:r>
      <w:r>
        <w:rPr>
          <w:noProof/>
        </w:rPr>
        <w:drawing>
          <wp:inline distT="0" distB="0" distL="0" distR="0" wp14:anchorId="0F2FD631" wp14:editId="3938D6C4">
            <wp:extent cx="1447773" cy="858925"/>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27717" cy="906353"/>
                    </a:xfrm>
                    <a:prstGeom prst="rect">
                      <a:avLst/>
                    </a:prstGeom>
                  </pic:spPr>
                </pic:pic>
              </a:graphicData>
            </a:graphic>
          </wp:inline>
        </w:drawing>
      </w:r>
    </w:p>
    <w:p w14:paraId="4D21EC1E" w14:textId="77777777" w:rsidR="00BA3934" w:rsidRPr="003720F9" w:rsidRDefault="00BA3934" w:rsidP="00BA3934">
      <w:pPr>
        <w:pStyle w:val="ListParagraph"/>
        <w:spacing w:after="0"/>
        <w:ind w:left="1440"/>
        <w:rPr>
          <w:rFonts w:ascii="Times New Roman" w:eastAsia="Times New Roman" w:hAnsi="Times New Roman" w:cs="Times New Roman"/>
          <w:color w:val="70AD47" w:themeColor="accent6"/>
        </w:rPr>
      </w:pPr>
      <w:r>
        <w:rPr>
          <w:rFonts w:ascii="Times New Roman" w:eastAsia="Times New Roman" w:hAnsi="Times New Roman" w:cs="Times New Roman"/>
          <w:color w:val="70AD47" w:themeColor="accent6"/>
        </w:rPr>
        <w:t xml:space="preserve">           </w:t>
      </w:r>
      <w:r>
        <w:rPr>
          <w:noProof/>
        </w:rPr>
        <w:drawing>
          <wp:inline distT="0" distB="0" distL="0" distR="0" wp14:anchorId="5493E32F" wp14:editId="487F74F0">
            <wp:extent cx="1787051" cy="918409"/>
            <wp:effectExtent l="0" t="0" r="381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824763" cy="937790"/>
                    </a:xfrm>
                    <a:prstGeom prst="rect">
                      <a:avLst/>
                    </a:prstGeom>
                  </pic:spPr>
                </pic:pic>
              </a:graphicData>
            </a:graphic>
          </wp:inline>
        </w:drawing>
      </w:r>
      <w:r>
        <w:rPr>
          <w:noProof/>
        </w:rPr>
        <w:drawing>
          <wp:inline distT="0" distB="0" distL="0" distR="0" wp14:anchorId="5CB6067C" wp14:editId="4E23A115">
            <wp:extent cx="1470940" cy="922219"/>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486960" cy="932263"/>
                    </a:xfrm>
                    <a:prstGeom prst="rect">
                      <a:avLst/>
                    </a:prstGeom>
                  </pic:spPr>
                </pic:pic>
              </a:graphicData>
            </a:graphic>
          </wp:inline>
        </w:drawing>
      </w:r>
    </w:p>
    <w:p w14:paraId="296C0DD9" w14:textId="77777777" w:rsidR="00BA3934" w:rsidRPr="00965C15" w:rsidRDefault="00BA3934" w:rsidP="00BA3934">
      <w:pPr>
        <w:rPr>
          <w:rFonts w:ascii="Times New Roman" w:eastAsia="Times New Roman" w:hAnsi="Times New Roman" w:cs="Times New Roman"/>
        </w:rPr>
      </w:pPr>
    </w:p>
    <w:p w14:paraId="315BF43B"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Summary of the outcomes based on the revised codes</w:t>
      </w:r>
    </w:p>
    <w:p w14:paraId="2FB55054" w14:textId="77777777" w:rsidR="00BA3934" w:rsidRDefault="00BA3934" w:rsidP="00BA3934">
      <w:pPr>
        <w:rPr>
          <w:rFonts w:ascii="Times New Roman" w:eastAsia="Times New Roman" w:hAnsi="Times New Roman" w:cs="Times New Roman"/>
        </w:rPr>
      </w:pPr>
    </w:p>
    <w:tbl>
      <w:tblPr>
        <w:tblStyle w:val="GridTable4-Accent6"/>
        <w:tblW w:w="8108" w:type="dxa"/>
        <w:tblInd w:w="1427" w:type="dxa"/>
        <w:tblLayout w:type="fixed"/>
        <w:tblLook w:val="04A0" w:firstRow="1" w:lastRow="0" w:firstColumn="1" w:lastColumn="0" w:noHBand="0" w:noVBand="1"/>
      </w:tblPr>
      <w:tblGrid>
        <w:gridCol w:w="244"/>
        <w:gridCol w:w="2970"/>
        <w:gridCol w:w="2194"/>
        <w:gridCol w:w="540"/>
        <w:gridCol w:w="2160"/>
      </w:tblGrid>
      <w:tr w:rsidR="00BA3934" w:rsidRPr="00AC7D67" w14:paraId="03D5B1E4" w14:textId="77777777" w:rsidTr="00D9575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59D778A3" w14:textId="77777777" w:rsidR="00BA3934" w:rsidRPr="00AC7D67" w:rsidRDefault="00BA3934" w:rsidP="00D95754">
            <w:pPr>
              <w:rPr>
                <w:rFonts w:ascii="Times New Roman" w:eastAsia="Times New Roman" w:hAnsi="Times New Roman" w:cs="Times New Roman"/>
                <w:color w:val="000000"/>
                <w:sz w:val="14"/>
                <w:szCs w:val="14"/>
              </w:rPr>
            </w:pPr>
          </w:p>
        </w:tc>
        <w:tc>
          <w:tcPr>
            <w:tcW w:w="2970" w:type="dxa"/>
          </w:tcPr>
          <w:p w14:paraId="3A3BE20D"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194" w:type="dxa"/>
          </w:tcPr>
          <w:p w14:paraId="265BE896"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540" w:type="dxa"/>
          </w:tcPr>
          <w:p w14:paraId="2EF6907E"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160" w:type="dxa"/>
          </w:tcPr>
          <w:p w14:paraId="44120EFC"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466B36CA"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38163139" w14:textId="77777777" w:rsidR="00BA3934" w:rsidRPr="0065619C" w:rsidRDefault="00BA3934" w:rsidP="00D95754">
            <w:pPr>
              <w:rPr>
                <w:rFonts w:ascii="Times New Roman" w:eastAsia="Times New Roman" w:hAnsi="Times New Roman" w:cs="Times New Roman"/>
                <w:i/>
                <w:iCs/>
                <w:sz w:val="14"/>
                <w:szCs w:val="14"/>
              </w:rPr>
            </w:pPr>
            <w:r w:rsidRPr="008A7E17">
              <w:rPr>
                <w:rFonts w:ascii="Times New Roman" w:eastAsia="Times New Roman" w:hAnsi="Times New Roman" w:cs="Times New Roman"/>
                <w:i/>
                <w:iCs/>
                <w:color w:val="70AD47" w:themeColor="accent6"/>
                <w:sz w:val="14"/>
                <w:szCs w:val="14"/>
              </w:rPr>
              <w:t>One Target Song</w:t>
            </w:r>
          </w:p>
        </w:tc>
      </w:tr>
      <w:tr w:rsidR="00BA3934" w:rsidRPr="00AC7D67" w14:paraId="1E47C425"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1A21D07B" w14:textId="77777777" w:rsidR="00BA3934" w:rsidRPr="0065619C" w:rsidRDefault="00BA3934" w:rsidP="00D95754">
            <w:pPr>
              <w:rPr>
                <w:rFonts w:ascii="Times New Roman" w:eastAsia="Times New Roman" w:hAnsi="Times New Roman" w:cs="Times New Roman"/>
                <w:i/>
                <w:iCs/>
                <w:sz w:val="14"/>
                <w:szCs w:val="14"/>
              </w:rPr>
            </w:pPr>
            <w:r w:rsidRPr="0065619C">
              <w:rPr>
                <w:rFonts w:ascii="Times New Roman" w:eastAsia="Times New Roman" w:hAnsi="Times New Roman" w:cs="Times New Roman"/>
                <w:i/>
                <w:iCs/>
                <w:sz w:val="14"/>
                <w:szCs w:val="14"/>
              </w:rPr>
              <w:t>Euclidean Distance</w:t>
            </w:r>
          </w:p>
        </w:tc>
      </w:tr>
      <w:tr w:rsidR="00BA3934" w:rsidRPr="00AC7D67" w14:paraId="0055E353"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423C8187"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970" w:type="dxa"/>
          </w:tcPr>
          <w:p w14:paraId="2641F9D4"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Gravity</w:t>
            </w:r>
          </w:p>
        </w:tc>
        <w:tc>
          <w:tcPr>
            <w:tcW w:w="2194" w:type="dxa"/>
          </w:tcPr>
          <w:p w14:paraId="4C19EF10"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EDEN</w:t>
            </w:r>
          </w:p>
        </w:tc>
        <w:tc>
          <w:tcPr>
            <w:tcW w:w="540" w:type="dxa"/>
          </w:tcPr>
          <w:p w14:paraId="19F529B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6D4EBA8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F640AC3"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79FE8F63"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970" w:type="dxa"/>
          </w:tcPr>
          <w:p w14:paraId="35CFB79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Romeo And Juliet</w:t>
            </w:r>
          </w:p>
        </w:tc>
        <w:tc>
          <w:tcPr>
            <w:tcW w:w="2194" w:type="dxa"/>
          </w:tcPr>
          <w:p w14:paraId="7CC1D511"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Indigo Girls</w:t>
            </w:r>
          </w:p>
        </w:tc>
        <w:tc>
          <w:tcPr>
            <w:tcW w:w="540" w:type="dxa"/>
          </w:tcPr>
          <w:p w14:paraId="3317F180"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38988CF3"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82E9F27"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4BFDB56E"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970" w:type="dxa"/>
          </w:tcPr>
          <w:p w14:paraId="5F26079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Who Hurt You?</w:t>
            </w:r>
          </w:p>
        </w:tc>
        <w:tc>
          <w:tcPr>
            <w:tcW w:w="2194" w:type="dxa"/>
          </w:tcPr>
          <w:p w14:paraId="50FE0266"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Daniel Caesar</w:t>
            </w:r>
          </w:p>
        </w:tc>
        <w:tc>
          <w:tcPr>
            <w:tcW w:w="540" w:type="dxa"/>
          </w:tcPr>
          <w:p w14:paraId="3BAED50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3D2F3C7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9E7A7AD"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0F9C8EC9"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970" w:type="dxa"/>
          </w:tcPr>
          <w:p w14:paraId="041E72E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Paint A Lady</w:t>
            </w:r>
          </w:p>
        </w:tc>
        <w:tc>
          <w:tcPr>
            <w:tcW w:w="2194" w:type="dxa"/>
          </w:tcPr>
          <w:p w14:paraId="1F2B2FD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Susan Christie</w:t>
            </w:r>
          </w:p>
        </w:tc>
        <w:tc>
          <w:tcPr>
            <w:tcW w:w="540" w:type="dxa"/>
          </w:tcPr>
          <w:p w14:paraId="56D6DA64"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0B850A4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79607C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17184A94"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970" w:type="dxa"/>
          </w:tcPr>
          <w:p w14:paraId="19F1C21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Al </w:t>
            </w:r>
            <w:proofErr w:type="spellStart"/>
            <w:r>
              <w:rPr>
                <w:rFonts w:ascii="Times New Roman" w:eastAsia="Times New Roman" w:hAnsi="Times New Roman" w:cs="Times New Roman"/>
                <w:sz w:val="14"/>
                <w:szCs w:val="14"/>
              </w:rPr>
              <w:t>Gany</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Baad</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Youmen</w:t>
            </w:r>
            <w:proofErr w:type="spellEnd"/>
          </w:p>
        </w:tc>
        <w:tc>
          <w:tcPr>
            <w:tcW w:w="2194" w:type="dxa"/>
          </w:tcPr>
          <w:p w14:paraId="6AB0D52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Samira Said</w:t>
            </w:r>
          </w:p>
        </w:tc>
        <w:tc>
          <w:tcPr>
            <w:tcW w:w="540" w:type="dxa"/>
          </w:tcPr>
          <w:p w14:paraId="1CED6A3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160" w:type="dxa"/>
          </w:tcPr>
          <w:p w14:paraId="5B0FC8C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41036FC"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21B551CF" w14:textId="77777777" w:rsidR="00BA3934" w:rsidRPr="00BB7529" w:rsidRDefault="00BA3934" w:rsidP="00D95754">
            <w:pPr>
              <w:rPr>
                <w:rFonts w:ascii="Times New Roman" w:eastAsia="Times New Roman" w:hAnsi="Times New Roman" w:cs="Times New Roman"/>
                <w:i/>
                <w:iCs/>
                <w:sz w:val="14"/>
                <w:szCs w:val="14"/>
              </w:rPr>
            </w:pPr>
            <w:r w:rsidRPr="00BB7529">
              <w:rPr>
                <w:rFonts w:ascii="Times New Roman" w:eastAsia="Times New Roman" w:hAnsi="Times New Roman" w:cs="Times New Roman"/>
                <w:i/>
                <w:iCs/>
                <w:sz w:val="14"/>
                <w:szCs w:val="14"/>
              </w:rPr>
              <w:t>Cosine Similarity</w:t>
            </w:r>
          </w:p>
        </w:tc>
      </w:tr>
      <w:tr w:rsidR="00BA3934" w:rsidRPr="00AC7D67" w14:paraId="6EA369A2"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3D1A31A5"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30EF6773"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Mal de </w:t>
            </w:r>
            <w:proofErr w:type="spellStart"/>
            <w:r>
              <w:rPr>
                <w:rFonts w:ascii="Times New Roman" w:eastAsia="Times New Roman" w:hAnsi="Times New Roman" w:cs="Times New Roman"/>
                <w:sz w:val="14"/>
                <w:szCs w:val="14"/>
              </w:rPr>
              <w:t>Ausencia</w:t>
            </w:r>
            <w:proofErr w:type="spellEnd"/>
            <w:r>
              <w:rPr>
                <w:rFonts w:ascii="Times New Roman" w:eastAsia="Times New Roman" w:hAnsi="Times New Roman" w:cs="Times New Roman"/>
                <w:sz w:val="14"/>
                <w:szCs w:val="14"/>
              </w:rPr>
              <w:t xml:space="preserve"> – </w:t>
            </w:r>
            <w:proofErr w:type="spellStart"/>
            <w:r>
              <w:rPr>
                <w:rFonts w:ascii="Times New Roman" w:eastAsia="Times New Roman" w:hAnsi="Times New Roman" w:cs="Times New Roman"/>
                <w:sz w:val="14"/>
                <w:szCs w:val="14"/>
              </w:rPr>
              <w:t>Remasterizado</w:t>
            </w:r>
            <w:proofErr w:type="spellEnd"/>
          </w:p>
        </w:tc>
        <w:tc>
          <w:tcPr>
            <w:tcW w:w="2194" w:type="dxa"/>
          </w:tcPr>
          <w:p w14:paraId="6B607ED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Francisco </w:t>
            </w:r>
            <w:proofErr w:type="spellStart"/>
            <w:r>
              <w:rPr>
                <w:rFonts w:ascii="Times New Roman" w:eastAsia="Times New Roman" w:hAnsi="Times New Roman" w:cs="Times New Roman"/>
                <w:sz w:val="14"/>
                <w:szCs w:val="14"/>
              </w:rPr>
              <w:t>Canaro</w:t>
            </w:r>
            <w:proofErr w:type="spellEnd"/>
            <w:r>
              <w:rPr>
                <w:rFonts w:ascii="Times New Roman" w:eastAsia="Times New Roman" w:hAnsi="Times New Roman" w:cs="Times New Roman"/>
                <w:sz w:val="14"/>
                <w:szCs w:val="14"/>
              </w:rPr>
              <w:t xml:space="preserve">  Roberto Maida</w:t>
            </w:r>
          </w:p>
        </w:tc>
        <w:tc>
          <w:tcPr>
            <w:tcW w:w="540" w:type="dxa"/>
          </w:tcPr>
          <w:p w14:paraId="6FEE022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18D641B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5BF8F27"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0E18647D"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58D3D3F8"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Paint A Lady</w:t>
            </w:r>
          </w:p>
        </w:tc>
        <w:tc>
          <w:tcPr>
            <w:tcW w:w="2194" w:type="dxa"/>
          </w:tcPr>
          <w:p w14:paraId="5177B2A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Susan Christie</w:t>
            </w:r>
          </w:p>
        </w:tc>
        <w:tc>
          <w:tcPr>
            <w:tcW w:w="540" w:type="dxa"/>
          </w:tcPr>
          <w:p w14:paraId="780D772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37A1D044"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2FEF85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30E3ABD4"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2943A3A2"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Who Hurt You?</w:t>
            </w:r>
          </w:p>
        </w:tc>
        <w:tc>
          <w:tcPr>
            <w:tcW w:w="2194" w:type="dxa"/>
          </w:tcPr>
          <w:p w14:paraId="22E9397F"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Daniel Caesar</w:t>
            </w:r>
          </w:p>
        </w:tc>
        <w:tc>
          <w:tcPr>
            <w:tcW w:w="540" w:type="dxa"/>
          </w:tcPr>
          <w:p w14:paraId="684F871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4DFE61E9"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8C3AAB7"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7A8A137E"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1E1ACC9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Romeo And Juliet</w:t>
            </w:r>
          </w:p>
        </w:tc>
        <w:tc>
          <w:tcPr>
            <w:tcW w:w="2194" w:type="dxa"/>
          </w:tcPr>
          <w:p w14:paraId="0526EA5D"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Indigo Girls</w:t>
            </w:r>
          </w:p>
        </w:tc>
        <w:tc>
          <w:tcPr>
            <w:tcW w:w="540" w:type="dxa"/>
          </w:tcPr>
          <w:p w14:paraId="40F9A5C9"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4459EC1B"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A518439"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1578FF55"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5DE812F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Alone</w:t>
            </w:r>
          </w:p>
        </w:tc>
        <w:tc>
          <w:tcPr>
            <w:tcW w:w="2194" w:type="dxa"/>
          </w:tcPr>
          <w:p w14:paraId="2B2CFC61"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Bazzi</w:t>
            </w:r>
            <w:proofErr w:type="spellEnd"/>
          </w:p>
        </w:tc>
        <w:tc>
          <w:tcPr>
            <w:tcW w:w="540" w:type="dxa"/>
          </w:tcPr>
          <w:p w14:paraId="77DADCD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2258235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05C8541"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144A4598" w14:textId="77777777" w:rsidR="00BA3934" w:rsidRDefault="00BA3934" w:rsidP="00D95754">
            <w:pPr>
              <w:rPr>
                <w:rFonts w:ascii="Times New Roman" w:eastAsia="Times New Roman" w:hAnsi="Times New Roman" w:cs="Times New Roman"/>
                <w:sz w:val="14"/>
                <w:szCs w:val="14"/>
              </w:rPr>
            </w:pPr>
            <w:r w:rsidRPr="008A7E17">
              <w:rPr>
                <w:rFonts w:ascii="Times New Roman" w:eastAsia="Times New Roman" w:hAnsi="Times New Roman" w:cs="Times New Roman"/>
                <w:i/>
                <w:iCs/>
                <w:color w:val="70AD47" w:themeColor="accent6"/>
                <w:sz w:val="14"/>
                <w:szCs w:val="14"/>
              </w:rPr>
              <w:t>Five Target Songs</w:t>
            </w:r>
          </w:p>
        </w:tc>
      </w:tr>
      <w:tr w:rsidR="00BA3934" w:rsidRPr="00AC7D67" w14:paraId="19C7130A"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7870C874" w14:textId="77777777" w:rsidR="00BA3934" w:rsidRDefault="00BA3934" w:rsidP="00D95754">
            <w:pPr>
              <w:rPr>
                <w:rFonts w:ascii="Times New Roman" w:eastAsia="Times New Roman" w:hAnsi="Times New Roman" w:cs="Times New Roman"/>
                <w:sz w:val="14"/>
                <w:szCs w:val="14"/>
              </w:rPr>
            </w:pPr>
            <w:r w:rsidRPr="00FF77E0">
              <w:rPr>
                <w:rFonts w:ascii="Times New Roman" w:eastAsia="Times New Roman" w:hAnsi="Times New Roman" w:cs="Times New Roman"/>
                <w:i/>
                <w:iCs/>
                <w:sz w:val="14"/>
                <w:szCs w:val="14"/>
              </w:rPr>
              <w:t>Euclidean Distance</w:t>
            </w:r>
          </w:p>
        </w:tc>
      </w:tr>
      <w:tr w:rsidR="00BA3934" w:rsidRPr="00AC7D67" w14:paraId="31287797"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0532231B" w14:textId="77777777" w:rsidR="00BA3934" w:rsidRPr="00032719" w:rsidRDefault="00BA3934" w:rsidP="00D95754">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1</w:t>
            </w:r>
          </w:p>
        </w:tc>
        <w:tc>
          <w:tcPr>
            <w:tcW w:w="2970" w:type="dxa"/>
          </w:tcPr>
          <w:p w14:paraId="6F796652"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It Took Me By Surprise</w:t>
            </w:r>
          </w:p>
        </w:tc>
        <w:tc>
          <w:tcPr>
            <w:tcW w:w="2194" w:type="dxa"/>
          </w:tcPr>
          <w:p w14:paraId="1F575BBD"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Maria Mena</w:t>
            </w:r>
          </w:p>
        </w:tc>
        <w:tc>
          <w:tcPr>
            <w:tcW w:w="540" w:type="dxa"/>
          </w:tcPr>
          <w:p w14:paraId="7567368D"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13A4B7B6"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74AAB5D"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7880B7B7" w14:textId="77777777" w:rsidR="00BA3934" w:rsidRPr="00032719" w:rsidRDefault="00BA3934" w:rsidP="00D95754">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2</w:t>
            </w:r>
          </w:p>
        </w:tc>
        <w:tc>
          <w:tcPr>
            <w:tcW w:w="2970" w:type="dxa"/>
          </w:tcPr>
          <w:p w14:paraId="7D14DBD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Lonesome Road</w:t>
            </w:r>
          </w:p>
        </w:tc>
        <w:tc>
          <w:tcPr>
            <w:tcW w:w="2194" w:type="dxa"/>
          </w:tcPr>
          <w:p w14:paraId="2442CAC2"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Sammy Davis Jr.</w:t>
            </w:r>
          </w:p>
        </w:tc>
        <w:tc>
          <w:tcPr>
            <w:tcW w:w="540" w:type="dxa"/>
          </w:tcPr>
          <w:p w14:paraId="31692D80"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2B0343B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59131EB"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469CD25F" w14:textId="77777777" w:rsidR="00BA3934" w:rsidRPr="00032719" w:rsidRDefault="00BA3934" w:rsidP="00D95754">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3</w:t>
            </w:r>
          </w:p>
        </w:tc>
        <w:tc>
          <w:tcPr>
            <w:tcW w:w="2970" w:type="dxa"/>
          </w:tcPr>
          <w:p w14:paraId="093F5A36"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Diana</w:t>
            </w:r>
          </w:p>
        </w:tc>
        <w:tc>
          <w:tcPr>
            <w:tcW w:w="2194" w:type="dxa"/>
          </w:tcPr>
          <w:p w14:paraId="5E7478F8"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Comus</w:t>
            </w:r>
          </w:p>
        </w:tc>
        <w:tc>
          <w:tcPr>
            <w:tcW w:w="540" w:type="dxa"/>
          </w:tcPr>
          <w:p w14:paraId="3551BA81"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w:t>
            </w:r>
          </w:p>
        </w:tc>
        <w:tc>
          <w:tcPr>
            <w:tcW w:w="2160" w:type="dxa"/>
          </w:tcPr>
          <w:p w14:paraId="1B6CBCBC"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9A18F08"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1E34D200" w14:textId="77777777" w:rsidR="00BA3934" w:rsidRPr="003D2495" w:rsidRDefault="00BA3934" w:rsidP="00D95754">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4</w:t>
            </w:r>
          </w:p>
        </w:tc>
        <w:tc>
          <w:tcPr>
            <w:tcW w:w="2970" w:type="dxa"/>
          </w:tcPr>
          <w:p w14:paraId="6B69045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Beaver Junction</w:t>
            </w:r>
          </w:p>
        </w:tc>
        <w:tc>
          <w:tcPr>
            <w:tcW w:w="2194" w:type="dxa"/>
          </w:tcPr>
          <w:p w14:paraId="36D97718"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Count Basie</w:t>
            </w:r>
          </w:p>
        </w:tc>
        <w:tc>
          <w:tcPr>
            <w:tcW w:w="540" w:type="dxa"/>
          </w:tcPr>
          <w:p w14:paraId="4FBAB1C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4842116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0EBD80A"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5F8E2C0" w14:textId="77777777" w:rsidR="00BA3934" w:rsidRPr="003D2495" w:rsidRDefault="00BA3934" w:rsidP="00D95754">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5</w:t>
            </w:r>
          </w:p>
        </w:tc>
        <w:tc>
          <w:tcPr>
            <w:tcW w:w="2970" w:type="dxa"/>
          </w:tcPr>
          <w:p w14:paraId="281FA61C"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Pretender – Acoustic </w:t>
            </w:r>
          </w:p>
        </w:tc>
        <w:tc>
          <w:tcPr>
            <w:tcW w:w="2194" w:type="dxa"/>
          </w:tcPr>
          <w:p w14:paraId="61344926"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AJR</w:t>
            </w:r>
          </w:p>
        </w:tc>
        <w:tc>
          <w:tcPr>
            <w:tcW w:w="540" w:type="dxa"/>
          </w:tcPr>
          <w:p w14:paraId="2DE733DD"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w:t>
            </w:r>
          </w:p>
        </w:tc>
        <w:tc>
          <w:tcPr>
            <w:tcW w:w="2160" w:type="dxa"/>
          </w:tcPr>
          <w:p w14:paraId="19BD5ED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BA3934" w:rsidRPr="00AC7D67" w14:paraId="1C16AFD6"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42CBB620" w14:textId="77777777" w:rsidR="00BA3934" w:rsidRPr="00FF77E0" w:rsidRDefault="00BA3934" w:rsidP="00D95754">
            <w:pPr>
              <w:rPr>
                <w:rFonts w:ascii="Times New Roman" w:eastAsia="Times New Roman" w:hAnsi="Times New Roman" w:cs="Times New Roman"/>
                <w:i/>
                <w:iCs/>
                <w:sz w:val="14"/>
                <w:szCs w:val="14"/>
              </w:rPr>
            </w:pPr>
            <w:r w:rsidRPr="00FF77E0">
              <w:rPr>
                <w:rFonts w:ascii="Times New Roman" w:eastAsia="Times New Roman" w:hAnsi="Times New Roman" w:cs="Times New Roman"/>
                <w:i/>
                <w:iCs/>
                <w:sz w:val="14"/>
                <w:szCs w:val="14"/>
              </w:rPr>
              <w:t>Cosine Similarity</w:t>
            </w:r>
          </w:p>
        </w:tc>
      </w:tr>
      <w:tr w:rsidR="00BA3934" w:rsidRPr="00AC7D67" w14:paraId="2F02DA0D"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2D645FCA"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7EBB80F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Trooper’s Lament</w:t>
            </w:r>
          </w:p>
        </w:tc>
        <w:tc>
          <w:tcPr>
            <w:tcW w:w="2194" w:type="dxa"/>
          </w:tcPr>
          <w:p w14:paraId="7A4EEFCC"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Barry Sadler</w:t>
            </w:r>
          </w:p>
        </w:tc>
        <w:tc>
          <w:tcPr>
            <w:tcW w:w="540" w:type="dxa"/>
          </w:tcPr>
          <w:p w14:paraId="4152595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p>
        </w:tc>
        <w:tc>
          <w:tcPr>
            <w:tcW w:w="2160" w:type="dxa"/>
          </w:tcPr>
          <w:p w14:paraId="0F399481"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2280903"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1B73FF9D"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4C21EA2C"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Stfu </w:t>
            </w:r>
          </w:p>
        </w:tc>
        <w:tc>
          <w:tcPr>
            <w:tcW w:w="2194" w:type="dxa"/>
          </w:tcPr>
          <w:p w14:paraId="4C218668"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Pink Guy</w:t>
            </w:r>
          </w:p>
        </w:tc>
        <w:tc>
          <w:tcPr>
            <w:tcW w:w="540" w:type="dxa"/>
          </w:tcPr>
          <w:p w14:paraId="3D2E1740"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2C3ED96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3BFC6EDB"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54EE6678"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58DDF42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Remember the Alamo</w:t>
            </w:r>
          </w:p>
        </w:tc>
        <w:tc>
          <w:tcPr>
            <w:tcW w:w="2194" w:type="dxa"/>
          </w:tcPr>
          <w:p w14:paraId="55EC0529"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Johnny Cash</w:t>
            </w:r>
          </w:p>
        </w:tc>
        <w:tc>
          <w:tcPr>
            <w:tcW w:w="540" w:type="dxa"/>
          </w:tcPr>
          <w:p w14:paraId="5A8EC7F1"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32993E6B"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77C0AEAE"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5E35952F"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48A90CC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Media Vuelta</w:t>
            </w:r>
          </w:p>
        </w:tc>
        <w:tc>
          <w:tcPr>
            <w:tcW w:w="2194" w:type="dxa"/>
          </w:tcPr>
          <w:p w14:paraId="185D27C9"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Eydie</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Gorme</w:t>
            </w:r>
            <w:proofErr w:type="spellEnd"/>
            <w:r>
              <w:rPr>
                <w:rFonts w:ascii="Times New Roman" w:eastAsia="Times New Roman" w:hAnsi="Times New Roman" w:cs="Times New Roman"/>
                <w:sz w:val="14"/>
                <w:szCs w:val="14"/>
              </w:rPr>
              <w:t xml:space="preserve">  Los </w:t>
            </w:r>
            <w:proofErr w:type="spellStart"/>
            <w:r>
              <w:rPr>
                <w:rFonts w:ascii="Times New Roman" w:eastAsia="Times New Roman" w:hAnsi="Times New Roman" w:cs="Times New Roman"/>
                <w:sz w:val="14"/>
                <w:szCs w:val="14"/>
              </w:rPr>
              <w:t>Panchos</w:t>
            </w:r>
            <w:proofErr w:type="spellEnd"/>
          </w:p>
        </w:tc>
        <w:tc>
          <w:tcPr>
            <w:tcW w:w="540" w:type="dxa"/>
          </w:tcPr>
          <w:p w14:paraId="48CC018B"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5563FBD3"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0739811F"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5FA5208"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5F29CA7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It’s Alright To Cry</w:t>
            </w:r>
          </w:p>
        </w:tc>
        <w:tc>
          <w:tcPr>
            <w:tcW w:w="2194" w:type="dxa"/>
          </w:tcPr>
          <w:p w14:paraId="6148C444"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Rosy Grier</w:t>
            </w:r>
          </w:p>
        </w:tc>
        <w:tc>
          <w:tcPr>
            <w:tcW w:w="540" w:type="dxa"/>
          </w:tcPr>
          <w:p w14:paraId="3F9E55C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384D4414"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441B2B2C" w14:textId="77777777" w:rsidR="00BA3934" w:rsidRDefault="00BA3934" w:rsidP="00BA3934">
      <w:pPr>
        <w:rPr>
          <w:rFonts w:ascii="Times New Roman" w:eastAsia="Times New Roman" w:hAnsi="Times New Roman" w:cs="Times New Roman"/>
        </w:rPr>
      </w:pPr>
    </w:p>
    <w:p w14:paraId="61541791"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According to the table shown above, it appears that the revisions made to the code did not result in any improvement. When using a single target song, none of the recommended songs were added to my library. When using five target songs, only one of the recommended songs, </w:t>
      </w:r>
      <w:r w:rsidRPr="005E1059">
        <w:rPr>
          <w:rFonts w:ascii="Times New Roman" w:eastAsia="Times New Roman" w:hAnsi="Times New Roman" w:cs="Times New Roman"/>
          <w:i/>
          <w:iCs/>
          <w:sz w:val="24"/>
          <w:szCs w:val="24"/>
        </w:rPr>
        <w:t>Pretender – Acoustic</w:t>
      </w:r>
      <w:r w:rsidRPr="005E1059">
        <w:rPr>
          <w:rFonts w:ascii="Times New Roman" w:eastAsia="Times New Roman" w:hAnsi="Times New Roman" w:cs="Times New Roman"/>
          <w:sz w:val="24"/>
          <w:szCs w:val="24"/>
        </w:rPr>
        <w:t xml:space="preserve">, which I gave a 10 rating, was already in my library based on Euclidean Distance metric. It is interesting to note that the five target songs I picked are all K-Indie songs, which typically have a R&amp;B or Soul vibe. However, the </w:t>
      </w:r>
      <w:r w:rsidRPr="005E1059">
        <w:rPr>
          <w:rFonts w:ascii="Times New Roman" w:eastAsia="Times New Roman" w:hAnsi="Times New Roman" w:cs="Times New Roman"/>
          <w:i/>
          <w:iCs/>
          <w:sz w:val="24"/>
          <w:szCs w:val="24"/>
        </w:rPr>
        <w:t xml:space="preserve">Pretender – Acoustic </w:t>
      </w:r>
      <w:r w:rsidRPr="005E1059">
        <w:rPr>
          <w:rFonts w:ascii="Times New Roman" w:eastAsia="Times New Roman" w:hAnsi="Times New Roman" w:cs="Times New Roman"/>
          <w:sz w:val="24"/>
          <w:szCs w:val="24"/>
        </w:rPr>
        <w:t xml:space="preserve">is actually an EDM track. I am unsure how the algorithm was able to suggest such a seemingly ironic result. One good thing I observed that, two songs </w:t>
      </w:r>
      <w:r w:rsidRPr="005E1059">
        <w:rPr>
          <w:rFonts w:ascii="Times New Roman" w:eastAsia="Times New Roman" w:hAnsi="Times New Roman" w:cs="Times New Roman"/>
          <w:i/>
          <w:iCs/>
          <w:sz w:val="24"/>
          <w:szCs w:val="24"/>
        </w:rPr>
        <w:t>–</w:t>
      </w:r>
      <w:r w:rsidRPr="005E1059">
        <w:rPr>
          <w:rFonts w:ascii="Times New Roman" w:eastAsia="Times New Roman" w:hAnsi="Times New Roman" w:cs="Times New Roman"/>
          <w:sz w:val="24"/>
          <w:szCs w:val="24"/>
        </w:rPr>
        <w:t xml:space="preserve"> </w:t>
      </w:r>
      <w:r w:rsidRPr="005E1059">
        <w:rPr>
          <w:rFonts w:ascii="Times New Roman" w:eastAsia="Times New Roman" w:hAnsi="Times New Roman" w:cs="Times New Roman"/>
          <w:i/>
          <w:iCs/>
          <w:sz w:val="24"/>
          <w:szCs w:val="24"/>
        </w:rPr>
        <w:t>Who Hurt You?</w:t>
      </w:r>
      <w:r w:rsidRPr="005E1059">
        <w:rPr>
          <w:rFonts w:ascii="Times New Roman" w:eastAsia="Times New Roman" w:hAnsi="Times New Roman" w:cs="Times New Roman"/>
          <w:sz w:val="24"/>
          <w:szCs w:val="24"/>
        </w:rPr>
        <w:t xml:space="preserve"> and </w:t>
      </w:r>
      <w:r w:rsidRPr="005E1059">
        <w:rPr>
          <w:rFonts w:ascii="Times New Roman" w:eastAsia="Times New Roman" w:hAnsi="Times New Roman" w:cs="Times New Roman"/>
          <w:i/>
          <w:iCs/>
          <w:sz w:val="24"/>
          <w:szCs w:val="24"/>
        </w:rPr>
        <w:t>Paint A Lady</w:t>
      </w:r>
      <w:r w:rsidRPr="005E1059">
        <w:rPr>
          <w:rFonts w:ascii="Times New Roman" w:eastAsia="Times New Roman" w:hAnsi="Times New Roman" w:cs="Times New Roman"/>
          <w:sz w:val="24"/>
          <w:szCs w:val="24"/>
        </w:rPr>
        <w:t xml:space="preserve">, were both selected according to two different similarity metrics, which somewhat proved that the revised codes were accurate. </w:t>
      </w:r>
    </w:p>
    <w:p w14:paraId="7218F4AF"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426FC3B4"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decided to have one last try by using the Global Weekly Top 100 Songs dataset as my selection pool. </w:t>
      </w:r>
    </w:p>
    <w:p w14:paraId="54B39A0B"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0929870B"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One Target Song</w:t>
      </w:r>
    </w:p>
    <w:p w14:paraId="192E6BD1" w14:textId="77777777" w:rsidR="00BA3934" w:rsidRDefault="00BA3934" w:rsidP="00BA3934">
      <w:pPr>
        <w:pStyle w:val="ListParagraph"/>
        <w:spacing w:after="0"/>
        <w:ind w:left="1440"/>
        <w:rPr>
          <w:rFonts w:ascii="Times New Roman" w:eastAsia="Times New Roman" w:hAnsi="Times New Roman" w:cs="Times New Roman"/>
        </w:rPr>
      </w:pPr>
    </w:p>
    <w:p w14:paraId="24EAFAF5" w14:textId="77777777" w:rsidR="00BA3934" w:rsidRPr="005E1059" w:rsidRDefault="00BA3934" w:rsidP="00BA3934">
      <w:pPr>
        <w:pStyle w:val="ListParagraph"/>
        <w:numPr>
          <w:ilvl w:val="0"/>
          <w:numId w:val="4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65AA4E29" w14:textId="77777777" w:rsidR="00BA3934" w:rsidRPr="00F26D25" w:rsidRDefault="00BA3934" w:rsidP="00BA3934">
      <w:pPr>
        <w:ind w:left="1800"/>
        <w:rPr>
          <w:rFonts w:ascii="Times New Roman" w:eastAsia="Times New Roman" w:hAnsi="Times New Roman" w:cs="Times New Roman"/>
        </w:rPr>
      </w:pPr>
    </w:p>
    <w:p w14:paraId="51856DD5" w14:textId="0F94BD90" w:rsidR="00BA3934" w:rsidRDefault="00BA3934" w:rsidP="00BA3934">
      <w:pPr>
        <w:pStyle w:val="ListParagraph"/>
        <w:spacing w:after="0"/>
        <w:ind w:left="2160"/>
        <w:rPr>
          <w:ins w:id="329" w:author="Lin, Madeline" w:date="2023-04-08T00:25:00Z"/>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Revised Code – gt100</w:t>
      </w:r>
    </w:p>
    <w:p w14:paraId="5838E506" w14:textId="77777777" w:rsidR="00A57C62" w:rsidRPr="005E1059" w:rsidRDefault="00A57C62" w:rsidP="00BA3934">
      <w:pPr>
        <w:pStyle w:val="ListParagraph"/>
        <w:spacing w:after="0"/>
        <w:ind w:left="2160"/>
        <w:rPr>
          <w:ins w:id="330" w:author="Lin, Madeline" w:date="2023-04-08T00:06:00Z"/>
          <w:rFonts w:ascii="Times New Roman" w:eastAsia="Times New Roman" w:hAnsi="Times New Roman" w:cs="Times New Roman"/>
          <w:i/>
          <w:iCs/>
          <w:color w:val="70AD47" w:themeColor="accent6"/>
          <w:sz w:val="24"/>
          <w:szCs w:val="24"/>
        </w:rPr>
      </w:pPr>
    </w:p>
    <w:p w14:paraId="045CB722" w14:textId="73EA41A8" w:rsidR="00BC59A0" w:rsidDel="00BC59A0" w:rsidRDefault="00BC59A0" w:rsidP="00BA3934">
      <w:pPr>
        <w:pStyle w:val="ListParagraph"/>
        <w:spacing w:after="0"/>
        <w:ind w:left="2160"/>
        <w:rPr>
          <w:del w:id="331" w:author="Lin, Madeline" w:date="2023-04-08T00:06:00Z"/>
          <w:rFonts w:ascii="Times New Roman" w:eastAsia="Times New Roman" w:hAnsi="Times New Roman" w:cs="Times New Roman"/>
          <w:i/>
          <w:iCs/>
          <w:color w:val="70AD47" w:themeColor="accent6"/>
        </w:rPr>
      </w:pPr>
      <w:ins w:id="332" w:author="Lin, Madeline" w:date="2023-04-08T00:06:00Z">
        <w:r>
          <w:rPr>
            <w:noProof/>
          </w:rPr>
          <w:drawing>
            <wp:inline distT="0" distB="0" distL="0" distR="0" wp14:anchorId="7CE5AD9C" wp14:editId="124222F3">
              <wp:extent cx="4623789" cy="3814625"/>
              <wp:effectExtent l="0" t="0" r="571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4884" cy="3840279"/>
                      </a:xfrm>
                      <a:prstGeom prst="rect">
                        <a:avLst/>
                      </a:prstGeom>
                    </pic:spPr>
                  </pic:pic>
                </a:graphicData>
              </a:graphic>
            </wp:inline>
          </w:drawing>
        </w:r>
      </w:ins>
    </w:p>
    <w:p w14:paraId="06D376A6" w14:textId="77777777" w:rsidR="00BA3934" w:rsidRPr="00805C1B" w:rsidDel="00BC59A0" w:rsidRDefault="00BA3934" w:rsidP="00BA3934">
      <w:pPr>
        <w:pStyle w:val="ListParagraph"/>
        <w:spacing w:after="0"/>
        <w:ind w:left="2160"/>
        <w:rPr>
          <w:del w:id="333" w:author="Lin, Madeline" w:date="2023-04-08T00:06:00Z"/>
          <w:rFonts w:ascii="Times New Roman" w:eastAsia="Times New Roman" w:hAnsi="Times New Roman" w:cs="Times New Roman"/>
          <w:i/>
          <w:iCs/>
          <w:color w:val="70AD47" w:themeColor="accent6"/>
        </w:rPr>
      </w:pPr>
    </w:p>
    <w:p w14:paraId="797B71DA" w14:textId="563CB9A1" w:rsidR="00BA3934" w:rsidRPr="00805C1B" w:rsidRDefault="00BA3934" w:rsidP="005E1059">
      <w:pPr>
        <w:pStyle w:val="ListParagraph"/>
        <w:spacing w:after="0"/>
        <w:ind w:left="2160"/>
      </w:pPr>
      <w:del w:id="334" w:author="Lin, Madeline" w:date="2023-04-08T00:06:00Z">
        <w:r w:rsidDel="00BC59A0">
          <w:delText xml:space="preserve">                            </w:delText>
        </w:r>
      </w:del>
      <w:r>
        <w:t xml:space="preserve">       </w:t>
      </w:r>
      <w:del w:id="335" w:author="Lin, Madeline" w:date="2023-04-08T00:06:00Z">
        <w:r w:rsidDel="00BC59A0">
          <w:delText xml:space="preserve"> </w:delText>
        </w:r>
        <w:r w:rsidDel="00BC59A0">
          <w:rPr>
            <w:noProof/>
          </w:rPr>
          <w:drawing>
            <wp:inline distT="0" distB="0" distL="0" distR="0" wp14:anchorId="47E77AE5" wp14:editId="70B98FDC">
              <wp:extent cx="4623789" cy="3814625"/>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654884" cy="3840279"/>
                      </a:xfrm>
                      <a:prstGeom prst="rect">
                        <a:avLst/>
                      </a:prstGeom>
                    </pic:spPr>
                  </pic:pic>
                </a:graphicData>
              </a:graphic>
            </wp:inline>
          </w:drawing>
        </w:r>
      </w:del>
    </w:p>
    <w:p w14:paraId="0FCBB734" w14:textId="77777777" w:rsidR="00BA3934" w:rsidRDefault="00BA3934" w:rsidP="00BA3934">
      <w:pPr>
        <w:pStyle w:val="ListParagraph"/>
        <w:spacing w:after="0"/>
        <w:ind w:left="2160"/>
        <w:rPr>
          <w:rFonts w:ascii="Times New Roman" w:eastAsia="Times New Roman" w:hAnsi="Times New Roman" w:cs="Times New Roman"/>
        </w:rPr>
      </w:pPr>
      <w:r>
        <w:rPr>
          <w:rFonts w:ascii="Times New Roman" w:eastAsia="Times New Roman" w:hAnsi="Times New Roman" w:cs="Times New Roman"/>
        </w:rPr>
        <w:softHyphen/>
      </w:r>
    </w:p>
    <w:p w14:paraId="153FF4E0" w14:textId="77777777" w:rsidR="00BA3934" w:rsidRDefault="00BA3934" w:rsidP="00BA3934">
      <w:pPr>
        <w:pStyle w:val="ListParagraph"/>
        <w:spacing w:after="0"/>
        <w:ind w:left="2160"/>
        <w:rPr>
          <w:rFonts w:ascii="Times New Roman" w:eastAsia="Times New Roman" w:hAnsi="Times New Roman" w:cs="Times New Roman"/>
        </w:rPr>
      </w:pPr>
    </w:p>
    <w:p w14:paraId="51A1E494"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Revised Output  –  gt100 </w:t>
      </w:r>
    </w:p>
    <w:p w14:paraId="4ACAEC3D" w14:textId="77777777" w:rsidR="00BA3934" w:rsidRDefault="00BA3934" w:rsidP="00BA3934">
      <w:pPr>
        <w:pStyle w:val="ListParagraph"/>
        <w:spacing w:after="0"/>
        <w:ind w:left="2160"/>
        <w:rPr>
          <w:rFonts w:ascii="Times New Roman" w:eastAsia="Times New Roman" w:hAnsi="Times New Roman" w:cs="Times New Roman"/>
        </w:rPr>
      </w:pPr>
    </w:p>
    <w:p w14:paraId="65D5BE45"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5B3B2F63" wp14:editId="0895D5B1">
            <wp:extent cx="2574905" cy="113248"/>
            <wp:effectExtent l="0" t="0" r="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28158" cy="137581"/>
                    </a:xfrm>
                    <a:prstGeom prst="rect">
                      <a:avLst/>
                    </a:prstGeom>
                  </pic:spPr>
                </pic:pic>
              </a:graphicData>
            </a:graphic>
          </wp:inline>
        </w:drawing>
      </w:r>
    </w:p>
    <w:p w14:paraId="53F13C4D" w14:textId="77777777" w:rsidR="00BA3934" w:rsidRDefault="00BA3934" w:rsidP="00BA3934">
      <w:pPr>
        <w:pStyle w:val="ListParagraph"/>
        <w:spacing w:after="0"/>
        <w:ind w:left="2160"/>
        <w:rPr>
          <w:rFonts w:ascii="Times New Roman" w:eastAsia="Times New Roman" w:hAnsi="Times New Roman" w:cs="Times New Roman"/>
        </w:rPr>
      </w:pPr>
    </w:p>
    <w:p w14:paraId="68A32AA4" w14:textId="77777777" w:rsidR="00BA3934" w:rsidRDefault="00BA3934" w:rsidP="00BA3934">
      <w:pPr>
        <w:pStyle w:val="ListParagraph"/>
        <w:spacing w:after="0"/>
        <w:ind w:left="2160"/>
        <w:rPr>
          <w:noProof/>
        </w:rPr>
      </w:pPr>
      <w:r>
        <w:rPr>
          <w:noProof/>
        </w:rPr>
        <w:drawing>
          <wp:inline distT="0" distB="0" distL="0" distR="0" wp14:anchorId="773389EA" wp14:editId="0F3ED311">
            <wp:extent cx="1262208" cy="1131273"/>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280939" cy="1148061"/>
                    </a:xfrm>
                    <a:prstGeom prst="rect">
                      <a:avLst/>
                    </a:prstGeom>
                  </pic:spPr>
                </pic:pic>
              </a:graphicData>
            </a:graphic>
          </wp:inline>
        </w:drawing>
      </w:r>
      <w:r>
        <w:rPr>
          <w:rFonts w:ascii="Times New Roman" w:eastAsia="Times New Roman" w:hAnsi="Times New Roman" w:cs="Times New Roman"/>
          <w:vertAlign w:val="subscript"/>
        </w:rPr>
        <w:t xml:space="preserve">       </w:t>
      </w:r>
      <w:r>
        <w:rPr>
          <w:noProof/>
        </w:rPr>
        <w:drawing>
          <wp:inline distT="0" distB="0" distL="0" distR="0" wp14:anchorId="7833ECCB" wp14:editId="7B101BBB">
            <wp:extent cx="1528870" cy="1161302"/>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48222" cy="1176002"/>
                    </a:xfrm>
                    <a:prstGeom prst="rect">
                      <a:avLst/>
                    </a:prstGeom>
                  </pic:spPr>
                </pic:pic>
              </a:graphicData>
            </a:graphic>
          </wp:inline>
        </w:drawing>
      </w:r>
      <w:r>
        <w:rPr>
          <w:rFonts w:ascii="Times New Roman" w:eastAsia="Times New Roman" w:hAnsi="Times New Roman" w:cs="Times New Roman"/>
          <w:vertAlign w:val="subscript"/>
        </w:rPr>
        <w:t xml:space="preserve"> </w:t>
      </w:r>
      <w:r w:rsidRPr="000F0190">
        <w:rPr>
          <w:noProof/>
        </w:rPr>
        <w:t xml:space="preserve"> </w:t>
      </w:r>
      <w:r>
        <w:rPr>
          <w:noProof/>
        </w:rPr>
        <w:t xml:space="preserve"> </w:t>
      </w:r>
      <w:r>
        <w:rPr>
          <w:noProof/>
        </w:rPr>
        <w:drawing>
          <wp:inline distT="0" distB="0" distL="0" distR="0" wp14:anchorId="3404DC08" wp14:editId="3979E590">
            <wp:extent cx="1531339" cy="1157714"/>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71643" cy="1188185"/>
                    </a:xfrm>
                    <a:prstGeom prst="rect">
                      <a:avLst/>
                    </a:prstGeom>
                  </pic:spPr>
                </pic:pic>
              </a:graphicData>
            </a:graphic>
          </wp:inline>
        </w:drawing>
      </w:r>
    </w:p>
    <w:p w14:paraId="56A7B928" w14:textId="77777777" w:rsidR="00BA3934" w:rsidRDefault="00BA3934" w:rsidP="00BA3934">
      <w:pPr>
        <w:pStyle w:val="ListParagraph"/>
        <w:spacing w:after="0"/>
        <w:ind w:left="2160"/>
        <w:rPr>
          <w:noProof/>
        </w:rPr>
      </w:pPr>
    </w:p>
    <w:p w14:paraId="7B771CBA" w14:textId="77777777" w:rsidR="00BA3934" w:rsidRDefault="00BA3934" w:rsidP="00BA3934">
      <w:pPr>
        <w:pStyle w:val="ListParagraph"/>
        <w:spacing w:after="0"/>
        <w:ind w:left="2160"/>
        <w:rPr>
          <w:rFonts w:ascii="Times New Roman" w:eastAsia="Times New Roman" w:hAnsi="Times New Roman" w:cs="Times New Roman"/>
          <w:vertAlign w:val="subscript"/>
        </w:rPr>
      </w:pPr>
      <w:r>
        <w:rPr>
          <w:noProof/>
        </w:rPr>
        <w:lastRenderedPageBreak/>
        <w:drawing>
          <wp:inline distT="0" distB="0" distL="0" distR="0" wp14:anchorId="1468AA2B" wp14:editId="0E54F9D5">
            <wp:extent cx="1420630" cy="1174957"/>
            <wp:effectExtent l="0" t="0" r="825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29758" cy="1182506"/>
                    </a:xfrm>
                    <a:prstGeom prst="rect">
                      <a:avLst/>
                    </a:prstGeom>
                  </pic:spPr>
                </pic:pic>
              </a:graphicData>
            </a:graphic>
          </wp:inline>
        </w:drawing>
      </w:r>
      <w:r>
        <w:rPr>
          <w:rFonts w:ascii="Times New Roman" w:eastAsia="Times New Roman" w:hAnsi="Times New Roman" w:cs="Times New Roman"/>
          <w:vertAlign w:val="subscript"/>
        </w:rPr>
        <w:t xml:space="preserve"> </w:t>
      </w:r>
      <w:r>
        <w:rPr>
          <w:noProof/>
        </w:rPr>
        <w:drawing>
          <wp:inline distT="0" distB="0" distL="0" distR="0" wp14:anchorId="6D011B6C" wp14:editId="5E85DD2B">
            <wp:extent cx="1422400" cy="1180860"/>
            <wp:effectExtent l="0" t="0" r="635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32111" cy="1188922"/>
                    </a:xfrm>
                    <a:prstGeom prst="rect">
                      <a:avLst/>
                    </a:prstGeom>
                  </pic:spPr>
                </pic:pic>
              </a:graphicData>
            </a:graphic>
          </wp:inline>
        </w:drawing>
      </w:r>
    </w:p>
    <w:p w14:paraId="23960CAC" w14:textId="77777777" w:rsidR="00BA3934" w:rsidRPr="000F0190" w:rsidRDefault="00BA3934" w:rsidP="00BA3934">
      <w:pPr>
        <w:pStyle w:val="ListParagraph"/>
        <w:spacing w:after="0"/>
        <w:ind w:left="2160"/>
        <w:rPr>
          <w:rFonts w:ascii="Times New Roman" w:eastAsia="Times New Roman" w:hAnsi="Times New Roman" w:cs="Times New Roman"/>
          <w:vertAlign w:val="subscript"/>
        </w:rPr>
      </w:pPr>
    </w:p>
    <w:p w14:paraId="4E70FB20" w14:textId="77777777" w:rsidR="00BA3934" w:rsidRPr="005E1059" w:rsidRDefault="00BA3934" w:rsidP="00BA3934">
      <w:pPr>
        <w:pStyle w:val="ListParagraph"/>
        <w:numPr>
          <w:ilvl w:val="0"/>
          <w:numId w:val="4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5F5ECFE4"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535A52CA"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Revised Code – gt100 </w:t>
      </w:r>
    </w:p>
    <w:p w14:paraId="4B26FDFA" w14:textId="77777777" w:rsidR="00BA3934" w:rsidRPr="009C50A8" w:rsidRDefault="00BA3934" w:rsidP="00BA3934">
      <w:pPr>
        <w:pStyle w:val="ListParagraph"/>
        <w:spacing w:after="0"/>
        <w:ind w:left="2160"/>
        <w:rPr>
          <w:rFonts w:ascii="Times New Roman" w:eastAsia="Times New Roman" w:hAnsi="Times New Roman" w:cs="Times New Roman"/>
          <w:i/>
          <w:iCs/>
          <w:color w:val="70AD47" w:themeColor="accent6"/>
        </w:rPr>
      </w:pPr>
    </w:p>
    <w:p w14:paraId="31EA3D8F"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508299DB" wp14:editId="3D553B3A">
            <wp:extent cx="4593142" cy="314698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02400" cy="3153332"/>
                    </a:xfrm>
                    <a:prstGeom prst="rect">
                      <a:avLst/>
                    </a:prstGeom>
                  </pic:spPr>
                </pic:pic>
              </a:graphicData>
            </a:graphic>
          </wp:inline>
        </w:drawing>
      </w:r>
    </w:p>
    <w:p w14:paraId="02485358" w14:textId="77777777" w:rsidR="00BA3934" w:rsidRDefault="00BA3934" w:rsidP="00BA3934">
      <w:pPr>
        <w:pStyle w:val="ListParagraph"/>
        <w:spacing w:after="0"/>
        <w:ind w:left="2160"/>
        <w:rPr>
          <w:rFonts w:ascii="Times New Roman" w:eastAsia="Times New Roman" w:hAnsi="Times New Roman" w:cs="Times New Roman"/>
        </w:rPr>
      </w:pPr>
    </w:p>
    <w:p w14:paraId="2BB219E2" w14:textId="19B6FB5D" w:rsidR="00BA3934" w:rsidRDefault="00BA3934" w:rsidP="00BA3934">
      <w:pPr>
        <w:pStyle w:val="ListParagraph"/>
        <w:spacing w:after="0"/>
        <w:ind w:left="2160"/>
        <w:rPr>
          <w:ins w:id="336" w:author="Lin, Madeline" w:date="2023-04-08T00:26:00Z"/>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Revised Output  –  gt100 </w:t>
      </w:r>
    </w:p>
    <w:p w14:paraId="1BD5CCA5" w14:textId="77777777" w:rsidR="00A57C62" w:rsidRPr="005E1059" w:rsidRDefault="00A57C62" w:rsidP="00BA3934">
      <w:pPr>
        <w:pStyle w:val="ListParagraph"/>
        <w:spacing w:after="0"/>
        <w:ind w:left="2160"/>
        <w:rPr>
          <w:rFonts w:ascii="Times New Roman" w:eastAsia="Times New Roman" w:hAnsi="Times New Roman" w:cs="Times New Roman"/>
          <w:i/>
          <w:iCs/>
          <w:color w:val="70AD47" w:themeColor="accent6"/>
          <w:sz w:val="24"/>
          <w:szCs w:val="24"/>
        </w:rPr>
      </w:pPr>
    </w:p>
    <w:p w14:paraId="6A97AE72" w14:textId="77777777" w:rsidR="00BA3934" w:rsidRPr="009A23F9"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09CE03A7" wp14:editId="3F6EE081">
            <wp:extent cx="2574905" cy="113248"/>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28158" cy="137581"/>
                    </a:xfrm>
                    <a:prstGeom prst="rect">
                      <a:avLst/>
                    </a:prstGeom>
                  </pic:spPr>
                </pic:pic>
              </a:graphicData>
            </a:graphic>
          </wp:inline>
        </w:drawing>
      </w:r>
    </w:p>
    <w:p w14:paraId="580C36DC"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1BA78F9B" wp14:editId="063CDF84">
            <wp:extent cx="1749707" cy="883347"/>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756990" cy="887024"/>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685772E3" wp14:editId="7DDF678C">
            <wp:extent cx="1239867" cy="888013"/>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255338" cy="899094"/>
                    </a:xfrm>
                    <a:prstGeom prst="rect">
                      <a:avLst/>
                    </a:prstGeom>
                  </pic:spPr>
                </pic:pic>
              </a:graphicData>
            </a:graphic>
          </wp:inline>
        </w:drawing>
      </w:r>
      <w:r>
        <w:rPr>
          <w:noProof/>
        </w:rPr>
        <w:drawing>
          <wp:inline distT="0" distB="0" distL="0" distR="0" wp14:anchorId="7E945413" wp14:editId="1B6A649A">
            <wp:extent cx="1107287" cy="892441"/>
            <wp:effectExtent l="0" t="0" r="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119056" cy="901927"/>
                    </a:xfrm>
                    <a:prstGeom prst="rect">
                      <a:avLst/>
                    </a:prstGeom>
                  </pic:spPr>
                </pic:pic>
              </a:graphicData>
            </a:graphic>
          </wp:inline>
        </w:drawing>
      </w:r>
    </w:p>
    <w:p w14:paraId="67A181E4"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5BA2199F" wp14:editId="74BDD302">
            <wp:extent cx="1534285" cy="1053586"/>
            <wp:effectExtent l="0" t="0" r="889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41250" cy="1058369"/>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3154E34C" wp14:editId="20A09FEC">
            <wp:extent cx="1333705" cy="1045163"/>
            <wp:effectExtent l="0" t="0" r="0" b="317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347182" cy="1055724"/>
                    </a:xfrm>
                    <a:prstGeom prst="rect">
                      <a:avLst/>
                    </a:prstGeom>
                  </pic:spPr>
                </pic:pic>
              </a:graphicData>
            </a:graphic>
          </wp:inline>
        </w:drawing>
      </w:r>
    </w:p>
    <w:p w14:paraId="3A00FE37" w14:textId="77777777" w:rsidR="00BA3934" w:rsidRDefault="00BA3934" w:rsidP="00BA3934">
      <w:pPr>
        <w:pStyle w:val="ListParagraph"/>
        <w:spacing w:after="0"/>
        <w:ind w:left="2160"/>
        <w:rPr>
          <w:rFonts w:ascii="Times New Roman" w:eastAsia="Times New Roman" w:hAnsi="Times New Roman" w:cs="Times New Roman"/>
        </w:rPr>
      </w:pPr>
    </w:p>
    <w:p w14:paraId="53255D85"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Five Target Songs</w:t>
      </w:r>
    </w:p>
    <w:p w14:paraId="5B81937A" w14:textId="77777777" w:rsidR="00BA3934" w:rsidRDefault="00BA3934" w:rsidP="00BA3934">
      <w:pPr>
        <w:pStyle w:val="ListParagraph"/>
        <w:spacing w:after="0"/>
        <w:ind w:left="2160"/>
        <w:rPr>
          <w:rFonts w:ascii="Times New Roman" w:eastAsia="Times New Roman" w:hAnsi="Times New Roman" w:cs="Times New Roman"/>
        </w:rPr>
      </w:pPr>
    </w:p>
    <w:p w14:paraId="15039932" w14:textId="77777777" w:rsidR="00BA3934" w:rsidRPr="005E1059" w:rsidRDefault="00BA3934" w:rsidP="00BA3934">
      <w:pPr>
        <w:pStyle w:val="ListParagraph"/>
        <w:numPr>
          <w:ilvl w:val="0"/>
          <w:numId w:val="4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Euclidean Distance</w:t>
      </w:r>
    </w:p>
    <w:p w14:paraId="4618DFE4" w14:textId="77777777" w:rsidR="00BA3934" w:rsidRDefault="00BA3934" w:rsidP="00BA3934">
      <w:pPr>
        <w:pStyle w:val="ListParagraph"/>
        <w:spacing w:after="0"/>
        <w:ind w:left="2160"/>
        <w:rPr>
          <w:rFonts w:ascii="Times New Roman" w:eastAsia="Times New Roman" w:hAnsi="Times New Roman" w:cs="Times New Roman"/>
          <w:i/>
          <w:iCs/>
          <w:color w:val="70AD47" w:themeColor="accent6"/>
        </w:rPr>
      </w:pPr>
    </w:p>
    <w:p w14:paraId="435207AB"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Revised Code – gt100 </w:t>
      </w:r>
    </w:p>
    <w:p w14:paraId="3CFCFCCB" w14:textId="77777777" w:rsidR="00BA3934" w:rsidRDefault="00BA3934" w:rsidP="00BA3934">
      <w:pPr>
        <w:pStyle w:val="ListParagraph"/>
        <w:spacing w:after="0"/>
        <w:ind w:left="2160"/>
        <w:rPr>
          <w:rFonts w:ascii="Times New Roman" w:eastAsia="Times New Roman" w:hAnsi="Times New Roman" w:cs="Times New Roman"/>
        </w:rPr>
      </w:pPr>
      <w:r>
        <w:rPr>
          <w:rFonts w:ascii="Times New Roman" w:eastAsia="Times New Roman" w:hAnsi="Times New Roman" w:cs="Times New Roman"/>
        </w:rPr>
        <w:softHyphen/>
      </w:r>
    </w:p>
    <w:p w14:paraId="507AD123"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4D23D4E2" wp14:editId="72AACC1F">
            <wp:extent cx="4538341" cy="356861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48880" cy="3576897"/>
                    </a:xfrm>
                    <a:prstGeom prst="rect">
                      <a:avLst/>
                    </a:prstGeom>
                  </pic:spPr>
                </pic:pic>
              </a:graphicData>
            </a:graphic>
          </wp:inline>
        </w:drawing>
      </w:r>
    </w:p>
    <w:p w14:paraId="12B5F9F1" w14:textId="77777777" w:rsidR="00BA3934" w:rsidRDefault="00BA3934" w:rsidP="00BA3934">
      <w:pPr>
        <w:pStyle w:val="ListParagraph"/>
        <w:spacing w:after="0"/>
        <w:ind w:left="2160"/>
        <w:rPr>
          <w:rFonts w:ascii="Times New Roman" w:eastAsia="Times New Roman" w:hAnsi="Times New Roman" w:cs="Times New Roman"/>
        </w:rPr>
      </w:pPr>
    </w:p>
    <w:p w14:paraId="6A425E4D"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Revised Output  –  gt100 </w:t>
      </w:r>
    </w:p>
    <w:p w14:paraId="0F28A251" w14:textId="77777777" w:rsidR="00BA3934" w:rsidRDefault="00BA3934" w:rsidP="00BA3934">
      <w:pPr>
        <w:pStyle w:val="ListParagraph"/>
        <w:spacing w:after="0"/>
        <w:ind w:left="2160"/>
        <w:rPr>
          <w:rFonts w:ascii="Times New Roman" w:eastAsia="Times New Roman" w:hAnsi="Times New Roman" w:cs="Times New Roman"/>
        </w:rPr>
      </w:pPr>
    </w:p>
    <w:p w14:paraId="24E7B7F2"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1D65C24A" wp14:editId="63DB62A1">
            <wp:extent cx="4549560" cy="207063"/>
            <wp:effectExtent l="0" t="0" r="381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01246" cy="218518"/>
                    </a:xfrm>
                    <a:prstGeom prst="rect">
                      <a:avLst/>
                    </a:prstGeom>
                  </pic:spPr>
                </pic:pic>
              </a:graphicData>
            </a:graphic>
          </wp:inline>
        </w:drawing>
      </w:r>
    </w:p>
    <w:p w14:paraId="6888936E" w14:textId="77777777" w:rsidR="00BA3934" w:rsidRDefault="00BA3934" w:rsidP="00BA3934">
      <w:pPr>
        <w:pStyle w:val="ListParagraph"/>
        <w:spacing w:after="0"/>
        <w:ind w:left="2160"/>
        <w:rPr>
          <w:rFonts w:ascii="Times New Roman" w:eastAsia="Times New Roman" w:hAnsi="Times New Roman" w:cs="Times New Roman"/>
        </w:rPr>
      </w:pPr>
    </w:p>
    <w:p w14:paraId="5A8CDEF7"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72639AD8" wp14:editId="723840EF">
            <wp:extent cx="1335136" cy="925281"/>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55236" cy="939210"/>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73200363" wp14:editId="2E2EE2D4">
            <wp:extent cx="1071932" cy="96149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094070" cy="981348"/>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57C0AE37" wp14:editId="15E84D99">
            <wp:extent cx="1274807" cy="931839"/>
            <wp:effectExtent l="0" t="0" r="1905"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310659" cy="958045"/>
                    </a:xfrm>
                    <a:prstGeom prst="rect">
                      <a:avLst/>
                    </a:prstGeom>
                  </pic:spPr>
                </pic:pic>
              </a:graphicData>
            </a:graphic>
          </wp:inline>
        </w:drawing>
      </w:r>
    </w:p>
    <w:p w14:paraId="69529B2B" w14:textId="77777777" w:rsidR="00BA3934" w:rsidRDefault="00BA3934" w:rsidP="00BA3934">
      <w:pPr>
        <w:pStyle w:val="ListParagraph"/>
        <w:spacing w:after="0"/>
        <w:ind w:left="2160"/>
        <w:rPr>
          <w:rFonts w:ascii="Times New Roman" w:eastAsia="Times New Roman" w:hAnsi="Times New Roman" w:cs="Times New Roman"/>
        </w:rPr>
      </w:pPr>
    </w:p>
    <w:p w14:paraId="2117C0FA"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0BF5A35A" wp14:editId="69887315">
            <wp:extent cx="1549143" cy="9553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8272" cy="960935"/>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32B3E018" wp14:editId="39A8CF09">
            <wp:extent cx="1153192" cy="978270"/>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162845" cy="986459"/>
                    </a:xfrm>
                    <a:prstGeom prst="rect">
                      <a:avLst/>
                    </a:prstGeom>
                  </pic:spPr>
                </pic:pic>
              </a:graphicData>
            </a:graphic>
          </wp:inline>
        </w:drawing>
      </w:r>
    </w:p>
    <w:p w14:paraId="2752F011" w14:textId="77777777" w:rsidR="00BA3934" w:rsidRDefault="00BA3934" w:rsidP="00BA3934">
      <w:pPr>
        <w:pStyle w:val="ListParagraph"/>
        <w:spacing w:after="0"/>
        <w:ind w:left="2160"/>
        <w:rPr>
          <w:rFonts w:ascii="Times New Roman" w:eastAsia="Times New Roman" w:hAnsi="Times New Roman" w:cs="Times New Roman"/>
        </w:rPr>
      </w:pPr>
    </w:p>
    <w:p w14:paraId="33D08D53" w14:textId="77777777" w:rsidR="00BA3934" w:rsidRPr="005E1059" w:rsidRDefault="00BA3934" w:rsidP="00BA3934">
      <w:pPr>
        <w:pStyle w:val="ListParagraph"/>
        <w:numPr>
          <w:ilvl w:val="0"/>
          <w:numId w:val="43"/>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Cosine Similarity</w:t>
      </w:r>
    </w:p>
    <w:p w14:paraId="62CA7820" w14:textId="77777777" w:rsidR="00BA3934" w:rsidRPr="005E1059" w:rsidRDefault="00BA3934" w:rsidP="00BA3934">
      <w:pPr>
        <w:pStyle w:val="ListParagraph"/>
        <w:spacing w:after="0"/>
        <w:ind w:left="2160"/>
        <w:rPr>
          <w:rFonts w:ascii="Times New Roman" w:eastAsia="Times New Roman" w:hAnsi="Times New Roman" w:cs="Times New Roman"/>
          <w:sz w:val="24"/>
          <w:szCs w:val="24"/>
        </w:rPr>
      </w:pPr>
    </w:p>
    <w:p w14:paraId="0C6F4EB3"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Revised Code – gt100 </w:t>
      </w:r>
    </w:p>
    <w:p w14:paraId="252AF229" w14:textId="77777777" w:rsidR="00BA3934" w:rsidRPr="009C50A8" w:rsidRDefault="00BA3934" w:rsidP="00BA3934">
      <w:pPr>
        <w:pStyle w:val="ListParagraph"/>
        <w:spacing w:after="0"/>
        <w:ind w:left="2160"/>
        <w:rPr>
          <w:rFonts w:ascii="Times New Roman" w:eastAsia="Times New Roman" w:hAnsi="Times New Roman" w:cs="Times New Roman"/>
          <w:i/>
          <w:iCs/>
          <w:color w:val="70AD47" w:themeColor="accent6"/>
        </w:rPr>
      </w:pPr>
    </w:p>
    <w:p w14:paraId="7B98CD28" w14:textId="77777777" w:rsidR="00BA3934" w:rsidRDefault="00BA3934" w:rsidP="00BA3934">
      <w:pPr>
        <w:pStyle w:val="ListParagraph"/>
        <w:spacing w:after="0"/>
        <w:ind w:left="2160"/>
        <w:rPr>
          <w:rFonts w:ascii="Times New Roman" w:eastAsia="Times New Roman" w:hAnsi="Times New Roman" w:cs="Times New Roman"/>
        </w:rPr>
      </w:pPr>
      <w:r>
        <w:rPr>
          <w:noProof/>
        </w:rPr>
        <w:lastRenderedPageBreak/>
        <w:drawing>
          <wp:inline distT="0" distB="0" distL="0" distR="0" wp14:anchorId="1C1B6FB4" wp14:editId="6399014A">
            <wp:extent cx="4551774" cy="3450789"/>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564992" cy="3460810"/>
                    </a:xfrm>
                    <a:prstGeom prst="rect">
                      <a:avLst/>
                    </a:prstGeom>
                  </pic:spPr>
                </pic:pic>
              </a:graphicData>
            </a:graphic>
          </wp:inline>
        </w:drawing>
      </w:r>
    </w:p>
    <w:p w14:paraId="30037590" w14:textId="77777777" w:rsidR="00BA3934" w:rsidRDefault="00BA3934" w:rsidP="00BA3934">
      <w:pPr>
        <w:pStyle w:val="ListParagraph"/>
        <w:spacing w:after="0"/>
        <w:ind w:left="2160"/>
        <w:rPr>
          <w:rFonts w:ascii="Times New Roman" w:eastAsia="Times New Roman" w:hAnsi="Times New Roman" w:cs="Times New Roman"/>
        </w:rPr>
      </w:pPr>
    </w:p>
    <w:p w14:paraId="0FC1DCDF" w14:textId="77777777" w:rsidR="00BA3934" w:rsidRPr="005E1059" w:rsidRDefault="00BA3934" w:rsidP="00BA3934">
      <w:pPr>
        <w:pStyle w:val="ListParagraph"/>
        <w:spacing w:after="0"/>
        <w:ind w:left="216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 xml:space="preserve">Revised Output  –  gt100 </w:t>
      </w:r>
    </w:p>
    <w:p w14:paraId="1B431C66" w14:textId="77777777" w:rsidR="00BA3934" w:rsidRPr="009C50A8" w:rsidRDefault="00BA3934" w:rsidP="00BA3934">
      <w:pPr>
        <w:pStyle w:val="ListParagraph"/>
        <w:spacing w:after="0"/>
        <w:ind w:left="2160"/>
        <w:rPr>
          <w:rFonts w:ascii="Times New Roman" w:eastAsia="Times New Roman" w:hAnsi="Times New Roman" w:cs="Times New Roman"/>
          <w:i/>
          <w:iCs/>
          <w:color w:val="70AD47" w:themeColor="accent6"/>
        </w:rPr>
      </w:pPr>
    </w:p>
    <w:p w14:paraId="78A5302C" w14:textId="77777777" w:rsidR="00BA3934"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7FD356DC" wp14:editId="69B83419">
            <wp:extent cx="4549560" cy="207063"/>
            <wp:effectExtent l="0" t="0" r="381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01246" cy="218518"/>
                    </a:xfrm>
                    <a:prstGeom prst="rect">
                      <a:avLst/>
                    </a:prstGeom>
                  </pic:spPr>
                </pic:pic>
              </a:graphicData>
            </a:graphic>
          </wp:inline>
        </w:drawing>
      </w:r>
    </w:p>
    <w:p w14:paraId="7435EDE2" w14:textId="77777777" w:rsidR="00BA3934" w:rsidRDefault="00BA3934" w:rsidP="00BA3934">
      <w:pPr>
        <w:pStyle w:val="ListParagraph"/>
        <w:spacing w:after="0"/>
        <w:ind w:left="2160"/>
        <w:rPr>
          <w:rFonts w:ascii="Times New Roman" w:eastAsia="Times New Roman" w:hAnsi="Times New Roman" w:cs="Times New Roman"/>
        </w:rPr>
      </w:pPr>
    </w:p>
    <w:p w14:paraId="53F3F880" w14:textId="77777777" w:rsidR="00BA3934" w:rsidRPr="00DD7156" w:rsidRDefault="00BA3934" w:rsidP="00BA3934">
      <w:pPr>
        <w:pStyle w:val="ListParagraph"/>
        <w:spacing w:after="0"/>
        <w:ind w:left="2160"/>
        <w:rPr>
          <w:rFonts w:ascii="Times New Roman" w:eastAsia="Times New Roman" w:hAnsi="Times New Roman" w:cs="Times New Roman"/>
        </w:rPr>
      </w:pPr>
      <w:r>
        <w:rPr>
          <w:noProof/>
        </w:rPr>
        <w:drawing>
          <wp:inline distT="0" distB="0" distL="0" distR="0" wp14:anchorId="5AB39ECA" wp14:editId="37DF80F4">
            <wp:extent cx="1480991" cy="1053782"/>
            <wp:effectExtent l="0" t="0" r="508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490321" cy="1060421"/>
                    </a:xfrm>
                    <a:prstGeom prst="rect">
                      <a:avLst/>
                    </a:prstGeom>
                  </pic:spPr>
                </pic:pic>
              </a:graphicData>
            </a:graphic>
          </wp:inline>
        </w:drawing>
      </w:r>
      <w:r>
        <w:rPr>
          <w:noProof/>
        </w:rPr>
        <w:t xml:space="preserve">        </w:t>
      </w:r>
      <w:r>
        <w:rPr>
          <w:noProof/>
        </w:rPr>
        <w:drawing>
          <wp:inline distT="0" distB="0" distL="0" distR="0" wp14:anchorId="1462D4C1" wp14:editId="2E88A7DC">
            <wp:extent cx="1488661" cy="10520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09726" cy="1066969"/>
                    </a:xfrm>
                    <a:prstGeom prst="rect">
                      <a:avLst/>
                    </a:prstGeom>
                  </pic:spPr>
                </pic:pic>
              </a:graphicData>
            </a:graphic>
          </wp:inline>
        </w:drawing>
      </w:r>
      <w:r>
        <w:rPr>
          <w:noProof/>
        </w:rPr>
        <w:drawing>
          <wp:inline distT="0" distB="0" distL="0" distR="0" wp14:anchorId="4B9C8228" wp14:editId="4E3A0D33">
            <wp:extent cx="1504315" cy="1042526"/>
            <wp:effectExtent l="0" t="0" r="635"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36365" cy="1064737"/>
                    </a:xfrm>
                    <a:prstGeom prst="rect">
                      <a:avLst/>
                    </a:prstGeom>
                  </pic:spPr>
                </pic:pic>
              </a:graphicData>
            </a:graphic>
          </wp:inline>
        </w:drawing>
      </w:r>
      <w:r>
        <w:rPr>
          <w:noProof/>
        </w:rPr>
        <w:t xml:space="preserve">       </w:t>
      </w:r>
      <w:r>
        <w:rPr>
          <w:noProof/>
        </w:rPr>
        <w:drawing>
          <wp:inline distT="0" distB="0" distL="0" distR="0" wp14:anchorId="2419411C" wp14:editId="77E39201">
            <wp:extent cx="1062561" cy="1048487"/>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070437" cy="1056258"/>
                    </a:xfrm>
                    <a:prstGeom prst="rect">
                      <a:avLst/>
                    </a:prstGeom>
                  </pic:spPr>
                </pic:pic>
              </a:graphicData>
            </a:graphic>
          </wp:inline>
        </w:drawing>
      </w:r>
      <w:r>
        <w:rPr>
          <w:noProof/>
        </w:rPr>
        <w:t xml:space="preserve">   </w:t>
      </w:r>
      <w:r>
        <w:rPr>
          <w:noProof/>
        </w:rPr>
        <w:drawing>
          <wp:inline distT="0" distB="0" distL="0" distR="0" wp14:anchorId="70653176" wp14:editId="75277ADE">
            <wp:extent cx="1133378" cy="105144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49865" cy="1066743"/>
                    </a:xfrm>
                    <a:prstGeom prst="rect">
                      <a:avLst/>
                    </a:prstGeom>
                  </pic:spPr>
                </pic:pic>
              </a:graphicData>
            </a:graphic>
          </wp:inline>
        </w:drawing>
      </w:r>
    </w:p>
    <w:p w14:paraId="32BD6F01" w14:textId="77777777" w:rsidR="00497E6E" w:rsidRDefault="00497E6E" w:rsidP="005E1059">
      <w:pPr>
        <w:pStyle w:val="ListParagraph"/>
        <w:spacing w:after="0"/>
        <w:ind w:left="1440"/>
        <w:rPr>
          <w:ins w:id="337" w:author="Lin, Madeline" w:date="2023-04-08T00:19:00Z"/>
          <w:rFonts w:ascii="Times New Roman" w:eastAsia="Times New Roman" w:hAnsi="Times New Roman" w:cs="Times New Roman"/>
        </w:rPr>
      </w:pPr>
    </w:p>
    <w:p w14:paraId="51913B03" w14:textId="5496A825"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Summary of the outcomes tested on the Global Weekly Top 100 Songs</w:t>
      </w:r>
    </w:p>
    <w:p w14:paraId="4B91CD3D" w14:textId="77777777" w:rsidR="00BA3934" w:rsidRPr="008E1A4A" w:rsidRDefault="00BA3934" w:rsidP="00BA3934">
      <w:pPr>
        <w:rPr>
          <w:rFonts w:ascii="Times New Roman" w:eastAsia="Times New Roman" w:hAnsi="Times New Roman" w:cs="Times New Roman"/>
        </w:rPr>
      </w:pPr>
    </w:p>
    <w:tbl>
      <w:tblPr>
        <w:tblStyle w:val="GridTable4-Accent6"/>
        <w:tblW w:w="8108" w:type="dxa"/>
        <w:tblInd w:w="1427" w:type="dxa"/>
        <w:tblLayout w:type="fixed"/>
        <w:tblLook w:val="04A0" w:firstRow="1" w:lastRow="0" w:firstColumn="1" w:lastColumn="0" w:noHBand="0" w:noVBand="1"/>
      </w:tblPr>
      <w:tblGrid>
        <w:gridCol w:w="244"/>
        <w:gridCol w:w="2970"/>
        <w:gridCol w:w="2194"/>
        <w:gridCol w:w="540"/>
        <w:gridCol w:w="2160"/>
      </w:tblGrid>
      <w:tr w:rsidR="00BA3934" w:rsidRPr="00AC7D67" w14:paraId="501F262B" w14:textId="77777777" w:rsidTr="005E1059">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44" w:type="dxa"/>
          </w:tcPr>
          <w:p w14:paraId="337B6D42" w14:textId="77777777" w:rsidR="00BA3934" w:rsidRPr="00AC7D67" w:rsidRDefault="00BA3934" w:rsidP="00D95754">
            <w:pPr>
              <w:rPr>
                <w:rFonts w:ascii="Times New Roman" w:eastAsia="Times New Roman" w:hAnsi="Times New Roman" w:cs="Times New Roman"/>
                <w:color w:val="000000"/>
                <w:sz w:val="14"/>
                <w:szCs w:val="14"/>
              </w:rPr>
            </w:pPr>
          </w:p>
        </w:tc>
        <w:tc>
          <w:tcPr>
            <w:tcW w:w="2970" w:type="dxa"/>
          </w:tcPr>
          <w:p w14:paraId="211B5D7D"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Track</w:t>
            </w:r>
          </w:p>
        </w:tc>
        <w:tc>
          <w:tcPr>
            <w:tcW w:w="2194" w:type="dxa"/>
          </w:tcPr>
          <w:p w14:paraId="31DE3617"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Artist</w:t>
            </w:r>
          </w:p>
        </w:tc>
        <w:tc>
          <w:tcPr>
            <w:tcW w:w="540" w:type="dxa"/>
          </w:tcPr>
          <w:p w14:paraId="34CDD43E"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Scale</w:t>
            </w:r>
          </w:p>
        </w:tc>
        <w:tc>
          <w:tcPr>
            <w:tcW w:w="2160" w:type="dxa"/>
          </w:tcPr>
          <w:p w14:paraId="575417BA" w14:textId="77777777" w:rsidR="00BA3934" w:rsidRPr="00AC7D67"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AC7D67">
              <w:rPr>
                <w:rFonts w:ascii="Times New Roman" w:eastAsia="Times New Roman" w:hAnsi="Times New Roman" w:cs="Times New Roman"/>
                <w:color w:val="000000"/>
                <w:sz w:val="14"/>
                <w:szCs w:val="14"/>
              </w:rPr>
              <w:t>Added to my library</w:t>
            </w:r>
          </w:p>
        </w:tc>
      </w:tr>
      <w:tr w:rsidR="00BA3934" w:rsidRPr="00AC7D67" w14:paraId="0ED4206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5608132A" w14:textId="77777777" w:rsidR="00BA3934" w:rsidRPr="0065619C" w:rsidRDefault="00BA3934" w:rsidP="00D95754">
            <w:pPr>
              <w:rPr>
                <w:rFonts w:ascii="Times New Roman" w:eastAsia="Times New Roman" w:hAnsi="Times New Roman" w:cs="Times New Roman"/>
                <w:i/>
                <w:iCs/>
                <w:sz w:val="14"/>
                <w:szCs w:val="14"/>
              </w:rPr>
            </w:pPr>
            <w:r w:rsidRPr="008A7E17">
              <w:rPr>
                <w:rFonts w:ascii="Times New Roman" w:eastAsia="Times New Roman" w:hAnsi="Times New Roman" w:cs="Times New Roman"/>
                <w:i/>
                <w:iCs/>
                <w:color w:val="70AD47" w:themeColor="accent6"/>
                <w:sz w:val="14"/>
                <w:szCs w:val="14"/>
              </w:rPr>
              <w:t>One Target Song</w:t>
            </w:r>
          </w:p>
        </w:tc>
      </w:tr>
      <w:tr w:rsidR="00BA3934" w:rsidRPr="00AC7D67" w14:paraId="477199DF"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7AEBE9B4" w14:textId="77777777" w:rsidR="00BA3934" w:rsidRPr="0065619C" w:rsidRDefault="00BA3934" w:rsidP="00D95754">
            <w:pPr>
              <w:rPr>
                <w:rFonts w:ascii="Times New Roman" w:eastAsia="Times New Roman" w:hAnsi="Times New Roman" w:cs="Times New Roman"/>
                <w:i/>
                <w:iCs/>
                <w:sz w:val="14"/>
                <w:szCs w:val="14"/>
              </w:rPr>
            </w:pPr>
            <w:r w:rsidRPr="0065619C">
              <w:rPr>
                <w:rFonts w:ascii="Times New Roman" w:eastAsia="Times New Roman" w:hAnsi="Times New Roman" w:cs="Times New Roman"/>
                <w:i/>
                <w:iCs/>
                <w:sz w:val="14"/>
                <w:szCs w:val="14"/>
              </w:rPr>
              <w:t>Euclidean Distance</w:t>
            </w:r>
          </w:p>
        </w:tc>
      </w:tr>
      <w:tr w:rsidR="00BA3934" w:rsidRPr="00AC7D67" w14:paraId="2682C5A8"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6C28E709"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1</w:t>
            </w:r>
          </w:p>
        </w:tc>
        <w:tc>
          <w:tcPr>
            <w:tcW w:w="2970" w:type="dxa"/>
          </w:tcPr>
          <w:p w14:paraId="78343B1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Sure Thing</w:t>
            </w:r>
          </w:p>
        </w:tc>
        <w:tc>
          <w:tcPr>
            <w:tcW w:w="2194" w:type="dxa"/>
          </w:tcPr>
          <w:p w14:paraId="06CC57F3"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Miguel</w:t>
            </w:r>
          </w:p>
        </w:tc>
        <w:tc>
          <w:tcPr>
            <w:tcW w:w="540" w:type="dxa"/>
          </w:tcPr>
          <w:p w14:paraId="6856B05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w:t>
            </w:r>
          </w:p>
        </w:tc>
        <w:tc>
          <w:tcPr>
            <w:tcW w:w="2160" w:type="dxa"/>
          </w:tcPr>
          <w:p w14:paraId="60B8A44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w:t>
            </w:r>
          </w:p>
        </w:tc>
      </w:tr>
      <w:tr w:rsidR="00BA3934" w:rsidRPr="00AC7D67" w14:paraId="685D40E1"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01E588A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2</w:t>
            </w:r>
          </w:p>
        </w:tc>
        <w:tc>
          <w:tcPr>
            <w:tcW w:w="2970" w:type="dxa"/>
          </w:tcPr>
          <w:p w14:paraId="5DB891EF"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Heat Waves </w:t>
            </w:r>
          </w:p>
        </w:tc>
        <w:tc>
          <w:tcPr>
            <w:tcW w:w="2194" w:type="dxa"/>
          </w:tcPr>
          <w:p w14:paraId="0CC3762A"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Glass Animals</w:t>
            </w:r>
          </w:p>
        </w:tc>
        <w:tc>
          <w:tcPr>
            <w:tcW w:w="540" w:type="dxa"/>
          </w:tcPr>
          <w:p w14:paraId="4198E8CC"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2227B526"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B7B25FF"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5C8EDBEA"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3</w:t>
            </w:r>
          </w:p>
        </w:tc>
        <w:tc>
          <w:tcPr>
            <w:tcW w:w="2970" w:type="dxa"/>
          </w:tcPr>
          <w:p w14:paraId="6F979A97"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Just </w:t>
            </w:r>
            <w:proofErr w:type="spellStart"/>
            <w:r>
              <w:rPr>
                <w:rFonts w:ascii="Times New Roman" w:eastAsia="Times New Roman" w:hAnsi="Times New Roman" w:cs="Times New Roman"/>
                <w:sz w:val="14"/>
                <w:szCs w:val="14"/>
              </w:rPr>
              <w:t>Wanna</w:t>
            </w:r>
            <w:proofErr w:type="spellEnd"/>
            <w:r>
              <w:rPr>
                <w:rFonts w:ascii="Times New Roman" w:eastAsia="Times New Roman" w:hAnsi="Times New Roman" w:cs="Times New Roman"/>
                <w:sz w:val="14"/>
                <w:szCs w:val="14"/>
              </w:rPr>
              <w:t xml:space="preserve"> Rock</w:t>
            </w:r>
          </w:p>
        </w:tc>
        <w:tc>
          <w:tcPr>
            <w:tcW w:w="2194" w:type="dxa"/>
          </w:tcPr>
          <w:p w14:paraId="261272FE"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Lil Uzi Vert</w:t>
            </w:r>
          </w:p>
        </w:tc>
        <w:tc>
          <w:tcPr>
            <w:tcW w:w="540" w:type="dxa"/>
          </w:tcPr>
          <w:p w14:paraId="2CD22F8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1676ED5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6DBCF6A"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6E6DA537"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4</w:t>
            </w:r>
          </w:p>
        </w:tc>
        <w:tc>
          <w:tcPr>
            <w:tcW w:w="2970" w:type="dxa"/>
          </w:tcPr>
          <w:p w14:paraId="7F68194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Yellow </w:t>
            </w:r>
          </w:p>
        </w:tc>
        <w:tc>
          <w:tcPr>
            <w:tcW w:w="2194" w:type="dxa"/>
          </w:tcPr>
          <w:p w14:paraId="579F959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Coldplay</w:t>
            </w:r>
          </w:p>
        </w:tc>
        <w:tc>
          <w:tcPr>
            <w:tcW w:w="540" w:type="dxa"/>
          </w:tcPr>
          <w:p w14:paraId="203A63A7"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7B0DAE12"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E1DB17F"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49B0FE7B" w14:textId="77777777" w:rsidR="00BA3934" w:rsidRPr="00AC7D67" w:rsidRDefault="00BA3934" w:rsidP="00D95754">
            <w:pPr>
              <w:jc w:val="center"/>
              <w:rPr>
                <w:rFonts w:ascii="Times New Roman" w:eastAsia="Times New Roman" w:hAnsi="Times New Roman" w:cs="Times New Roman"/>
                <w:b w:val="0"/>
                <w:bCs w:val="0"/>
                <w:sz w:val="14"/>
                <w:szCs w:val="14"/>
              </w:rPr>
            </w:pPr>
            <w:r w:rsidRPr="00AC7D67">
              <w:rPr>
                <w:rFonts w:ascii="Times New Roman" w:eastAsia="Times New Roman" w:hAnsi="Times New Roman" w:cs="Times New Roman"/>
                <w:b w:val="0"/>
                <w:bCs w:val="0"/>
                <w:sz w:val="14"/>
                <w:szCs w:val="14"/>
              </w:rPr>
              <w:t>5</w:t>
            </w:r>
          </w:p>
        </w:tc>
        <w:tc>
          <w:tcPr>
            <w:tcW w:w="2970" w:type="dxa"/>
          </w:tcPr>
          <w:p w14:paraId="261FA0E2"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No Role </w:t>
            </w:r>
            <w:proofErr w:type="spellStart"/>
            <w:r>
              <w:rPr>
                <w:rFonts w:ascii="Times New Roman" w:eastAsia="Times New Roman" w:hAnsi="Times New Roman" w:cs="Times New Roman"/>
                <w:sz w:val="14"/>
                <w:szCs w:val="14"/>
              </w:rPr>
              <w:t>Modelz</w:t>
            </w:r>
            <w:proofErr w:type="spellEnd"/>
          </w:p>
        </w:tc>
        <w:tc>
          <w:tcPr>
            <w:tcW w:w="2194" w:type="dxa"/>
          </w:tcPr>
          <w:p w14:paraId="266BBCA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J. Cole</w:t>
            </w:r>
          </w:p>
        </w:tc>
        <w:tc>
          <w:tcPr>
            <w:tcW w:w="540" w:type="dxa"/>
          </w:tcPr>
          <w:p w14:paraId="0E31B94D"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249E75E6" w14:textId="77777777" w:rsidR="00BA3934" w:rsidRPr="00732DF1"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vertAlign w:val="subscript"/>
              </w:rPr>
            </w:pPr>
            <w:r>
              <w:rPr>
                <w:rFonts w:ascii="Times New Roman" w:eastAsia="Times New Roman" w:hAnsi="Times New Roman" w:cs="Times New Roman"/>
                <w:sz w:val="14"/>
                <w:szCs w:val="14"/>
              </w:rPr>
              <w:t>No</w:t>
            </w:r>
          </w:p>
        </w:tc>
      </w:tr>
      <w:tr w:rsidR="00BA3934" w:rsidRPr="00AC7D67" w14:paraId="272EB940"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8108" w:type="dxa"/>
            <w:gridSpan w:val="5"/>
          </w:tcPr>
          <w:p w14:paraId="042F5724" w14:textId="77777777" w:rsidR="00BA3934" w:rsidRPr="00BB7529" w:rsidRDefault="00BA3934" w:rsidP="00D95754">
            <w:pPr>
              <w:rPr>
                <w:rFonts w:ascii="Times New Roman" w:eastAsia="Times New Roman" w:hAnsi="Times New Roman" w:cs="Times New Roman"/>
                <w:i/>
                <w:iCs/>
                <w:sz w:val="14"/>
                <w:szCs w:val="14"/>
              </w:rPr>
            </w:pPr>
            <w:r w:rsidRPr="00BB7529">
              <w:rPr>
                <w:rFonts w:ascii="Times New Roman" w:eastAsia="Times New Roman" w:hAnsi="Times New Roman" w:cs="Times New Roman"/>
                <w:i/>
                <w:iCs/>
                <w:sz w:val="14"/>
                <w:szCs w:val="14"/>
              </w:rPr>
              <w:t>Cosine Similarity</w:t>
            </w:r>
          </w:p>
        </w:tc>
      </w:tr>
      <w:tr w:rsidR="00BA3934" w:rsidRPr="00AC7D67" w14:paraId="6C34FCD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4685966E"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0DE8CD0F"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Lift Me Up</w:t>
            </w:r>
          </w:p>
        </w:tc>
        <w:tc>
          <w:tcPr>
            <w:tcW w:w="2194" w:type="dxa"/>
          </w:tcPr>
          <w:p w14:paraId="370F7CC9"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Rihanna</w:t>
            </w:r>
          </w:p>
        </w:tc>
        <w:tc>
          <w:tcPr>
            <w:tcW w:w="540" w:type="dxa"/>
          </w:tcPr>
          <w:p w14:paraId="6832F7AB"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0654545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6D8765E"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47D51036"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53DBB95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Just </w:t>
            </w:r>
            <w:proofErr w:type="spellStart"/>
            <w:r>
              <w:rPr>
                <w:rFonts w:ascii="Times New Roman" w:eastAsia="Times New Roman" w:hAnsi="Times New Roman" w:cs="Times New Roman"/>
                <w:sz w:val="14"/>
                <w:szCs w:val="14"/>
              </w:rPr>
              <w:t>Wanna</w:t>
            </w:r>
            <w:proofErr w:type="spellEnd"/>
            <w:r>
              <w:rPr>
                <w:rFonts w:ascii="Times New Roman" w:eastAsia="Times New Roman" w:hAnsi="Times New Roman" w:cs="Times New Roman"/>
                <w:sz w:val="14"/>
                <w:szCs w:val="14"/>
              </w:rPr>
              <w:t xml:space="preserve"> Rock </w:t>
            </w:r>
          </w:p>
        </w:tc>
        <w:tc>
          <w:tcPr>
            <w:tcW w:w="2194" w:type="dxa"/>
          </w:tcPr>
          <w:p w14:paraId="2F630525"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Lil Uzi Vert</w:t>
            </w:r>
          </w:p>
        </w:tc>
        <w:tc>
          <w:tcPr>
            <w:tcW w:w="540" w:type="dxa"/>
          </w:tcPr>
          <w:p w14:paraId="04C9268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33D894FD" w14:textId="77777777" w:rsidR="00BA3934" w:rsidRPr="00AC7D67"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51362629" w14:textId="77777777" w:rsidTr="00D9575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44" w:type="dxa"/>
          </w:tcPr>
          <w:p w14:paraId="0941C06E"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lastRenderedPageBreak/>
              <w:t>3</w:t>
            </w:r>
          </w:p>
        </w:tc>
        <w:tc>
          <w:tcPr>
            <w:tcW w:w="2970" w:type="dxa"/>
          </w:tcPr>
          <w:p w14:paraId="3A7FEBF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Heat Waves</w:t>
            </w:r>
          </w:p>
        </w:tc>
        <w:tc>
          <w:tcPr>
            <w:tcW w:w="2194" w:type="dxa"/>
          </w:tcPr>
          <w:p w14:paraId="588D334F"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Glass Animals</w:t>
            </w:r>
          </w:p>
        </w:tc>
        <w:tc>
          <w:tcPr>
            <w:tcW w:w="540" w:type="dxa"/>
          </w:tcPr>
          <w:p w14:paraId="3BF634D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6F55FF75"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3101466" w14:textId="77777777" w:rsidTr="00D95754">
        <w:trPr>
          <w:cantSplit/>
        </w:trPr>
        <w:tc>
          <w:tcPr>
            <w:cnfStyle w:val="001000000000" w:firstRow="0" w:lastRow="0" w:firstColumn="1" w:lastColumn="0" w:oddVBand="0" w:evenVBand="0" w:oddHBand="0" w:evenHBand="0" w:firstRowFirstColumn="0" w:firstRowLastColumn="0" w:lastRowFirstColumn="0" w:lastRowLastColumn="0"/>
            <w:tcW w:w="244" w:type="dxa"/>
          </w:tcPr>
          <w:p w14:paraId="2562DA13"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5C54C2F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Under The Influence</w:t>
            </w:r>
          </w:p>
        </w:tc>
        <w:tc>
          <w:tcPr>
            <w:tcW w:w="2194" w:type="dxa"/>
          </w:tcPr>
          <w:p w14:paraId="3AC7B906"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Chris Brown</w:t>
            </w:r>
          </w:p>
        </w:tc>
        <w:tc>
          <w:tcPr>
            <w:tcW w:w="540" w:type="dxa"/>
          </w:tcPr>
          <w:p w14:paraId="1B11DF5E"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17B2D7DE"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63EFA8FF"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5AEB6219" w14:textId="77777777" w:rsidR="00BA3934" w:rsidRPr="00AC7D67"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131F3925"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Bloody Mary</w:t>
            </w:r>
          </w:p>
        </w:tc>
        <w:tc>
          <w:tcPr>
            <w:tcW w:w="2194" w:type="dxa"/>
          </w:tcPr>
          <w:p w14:paraId="2FDFEEAC"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Lady Gaga</w:t>
            </w:r>
          </w:p>
        </w:tc>
        <w:tc>
          <w:tcPr>
            <w:tcW w:w="540" w:type="dxa"/>
          </w:tcPr>
          <w:p w14:paraId="3CD41919"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2FD39B0A" w14:textId="77777777" w:rsidR="00BA3934" w:rsidRPr="00AC7D67"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4F950E1D"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7C331AB8" w14:textId="77777777" w:rsidR="00BA3934" w:rsidRDefault="00BA3934" w:rsidP="00D95754">
            <w:pPr>
              <w:rPr>
                <w:rFonts w:ascii="Times New Roman" w:eastAsia="Times New Roman" w:hAnsi="Times New Roman" w:cs="Times New Roman"/>
                <w:sz w:val="14"/>
                <w:szCs w:val="14"/>
              </w:rPr>
            </w:pPr>
            <w:r w:rsidRPr="008A7E17">
              <w:rPr>
                <w:rFonts w:ascii="Times New Roman" w:eastAsia="Times New Roman" w:hAnsi="Times New Roman" w:cs="Times New Roman"/>
                <w:i/>
                <w:iCs/>
                <w:color w:val="70AD47" w:themeColor="accent6"/>
                <w:sz w:val="14"/>
                <w:szCs w:val="14"/>
              </w:rPr>
              <w:t>Five Target Songs</w:t>
            </w:r>
          </w:p>
        </w:tc>
      </w:tr>
      <w:tr w:rsidR="00BA3934" w:rsidRPr="00AC7D67" w14:paraId="75CB6C10"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244B3F63" w14:textId="77777777" w:rsidR="00BA3934" w:rsidRDefault="00BA3934" w:rsidP="00D95754">
            <w:pPr>
              <w:rPr>
                <w:rFonts w:ascii="Times New Roman" w:eastAsia="Times New Roman" w:hAnsi="Times New Roman" w:cs="Times New Roman"/>
                <w:sz w:val="14"/>
                <w:szCs w:val="14"/>
              </w:rPr>
            </w:pPr>
            <w:r w:rsidRPr="00FF77E0">
              <w:rPr>
                <w:rFonts w:ascii="Times New Roman" w:eastAsia="Times New Roman" w:hAnsi="Times New Roman" w:cs="Times New Roman"/>
                <w:i/>
                <w:iCs/>
                <w:sz w:val="14"/>
                <w:szCs w:val="14"/>
              </w:rPr>
              <w:t>Euclidean Distance</w:t>
            </w:r>
          </w:p>
        </w:tc>
      </w:tr>
      <w:tr w:rsidR="00BA3934" w:rsidRPr="00AC7D67" w14:paraId="76BA85E0"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17FD9D5F" w14:textId="77777777" w:rsidR="00BA3934" w:rsidRPr="00032719" w:rsidRDefault="00BA3934" w:rsidP="00D95754">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1</w:t>
            </w:r>
          </w:p>
        </w:tc>
        <w:tc>
          <w:tcPr>
            <w:tcW w:w="2970" w:type="dxa"/>
          </w:tcPr>
          <w:p w14:paraId="778B0D37"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Starboy</w:t>
            </w:r>
          </w:p>
        </w:tc>
        <w:tc>
          <w:tcPr>
            <w:tcW w:w="2194" w:type="dxa"/>
          </w:tcPr>
          <w:p w14:paraId="2C86F0AA"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The </w:t>
            </w:r>
            <w:proofErr w:type="spellStart"/>
            <w:r>
              <w:rPr>
                <w:rFonts w:ascii="Times New Roman" w:eastAsia="Times New Roman" w:hAnsi="Times New Roman" w:cs="Times New Roman"/>
                <w:sz w:val="14"/>
                <w:szCs w:val="14"/>
              </w:rPr>
              <w:t>Weeknd</w:t>
            </w:r>
            <w:proofErr w:type="spellEnd"/>
            <w:r>
              <w:rPr>
                <w:rFonts w:ascii="Times New Roman" w:eastAsia="Times New Roman" w:hAnsi="Times New Roman" w:cs="Times New Roman"/>
                <w:sz w:val="14"/>
                <w:szCs w:val="14"/>
              </w:rPr>
              <w:t xml:space="preserve">  Daft Punk</w:t>
            </w:r>
          </w:p>
        </w:tc>
        <w:tc>
          <w:tcPr>
            <w:tcW w:w="540" w:type="dxa"/>
          </w:tcPr>
          <w:p w14:paraId="4FCB82FF"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160" w:type="dxa"/>
          </w:tcPr>
          <w:p w14:paraId="4D6D574A"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BA3934" w:rsidRPr="00AC7D67" w14:paraId="5BA7C177"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6CAED3F7" w14:textId="77777777" w:rsidR="00BA3934" w:rsidRPr="00032719" w:rsidRDefault="00BA3934" w:rsidP="00D95754">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2</w:t>
            </w:r>
          </w:p>
        </w:tc>
        <w:tc>
          <w:tcPr>
            <w:tcW w:w="2970" w:type="dxa"/>
          </w:tcPr>
          <w:p w14:paraId="0A0692A9"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DESPECHA</w:t>
            </w:r>
          </w:p>
        </w:tc>
        <w:tc>
          <w:tcPr>
            <w:tcW w:w="2194" w:type="dxa"/>
          </w:tcPr>
          <w:p w14:paraId="39350E79"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6176AA">
              <w:rPr>
                <w:rFonts w:ascii="Times New Roman" w:eastAsia="Times New Roman" w:hAnsi="Times New Roman" w:cs="Times New Roman"/>
                <w:sz w:val="14"/>
                <w:szCs w:val="14"/>
              </w:rPr>
              <w:t>ROSALIA</w:t>
            </w:r>
          </w:p>
        </w:tc>
        <w:tc>
          <w:tcPr>
            <w:tcW w:w="540" w:type="dxa"/>
          </w:tcPr>
          <w:p w14:paraId="437910D2"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1687327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(Latin Pop)</w:t>
            </w:r>
          </w:p>
        </w:tc>
      </w:tr>
      <w:tr w:rsidR="00BA3934" w:rsidRPr="00AC7D67" w14:paraId="2B676A5A"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4DB5E1F3" w14:textId="77777777" w:rsidR="00BA3934" w:rsidRPr="00032719" w:rsidRDefault="00BA3934" w:rsidP="00D95754">
            <w:pPr>
              <w:jc w:val="center"/>
              <w:rPr>
                <w:rFonts w:ascii="Times New Roman" w:eastAsia="Times New Roman" w:hAnsi="Times New Roman" w:cs="Times New Roman"/>
                <w:b w:val="0"/>
                <w:bCs w:val="0"/>
                <w:sz w:val="14"/>
                <w:szCs w:val="14"/>
              </w:rPr>
            </w:pPr>
            <w:r w:rsidRPr="00032719">
              <w:rPr>
                <w:rFonts w:ascii="Times New Roman" w:eastAsia="Times New Roman" w:hAnsi="Times New Roman" w:cs="Times New Roman"/>
                <w:b w:val="0"/>
                <w:bCs w:val="0"/>
                <w:sz w:val="14"/>
                <w:szCs w:val="14"/>
              </w:rPr>
              <w:t>3</w:t>
            </w:r>
          </w:p>
        </w:tc>
        <w:tc>
          <w:tcPr>
            <w:tcW w:w="2970" w:type="dxa"/>
          </w:tcPr>
          <w:p w14:paraId="55A9FA72"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SPIT IN MY FACE!</w:t>
            </w:r>
          </w:p>
        </w:tc>
        <w:tc>
          <w:tcPr>
            <w:tcW w:w="2194" w:type="dxa"/>
          </w:tcPr>
          <w:p w14:paraId="74F9D914"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ThxSoMch</w:t>
            </w:r>
            <w:proofErr w:type="spellEnd"/>
          </w:p>
        </w:tc>
        <w:tc>
          <w:tcPr>
            <w:tcW w:w="540" w:type="dxa"/>
          </w:tcPr>
          <w:p w14:paraId="3009C329"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0190CF2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12E43A3"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967C31B" w14:textId="77777777" w:rsidR="00BA3934" w:rsidRPr="003D2495" w:rsidRDefault="00BA3934" w:rsidP="00D95754">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4</w:t>
            </w:r>
          </w:p>
        </w:tc>
        <w:tc>
          <w:tcPr>
            <w:tcW w:w="2970" w:type="dxa"/>
          </w:tcPr>
          <w:p w14:paraId="5CB4C1EE"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Miss You</w:t>
            </w:r>
          </w:p>
        </w:tc>
        <w:tc>
          <w:tcPr>
            <w:tcW w:w="2194" w:type="dxa"/>
          </w:tcPr>
          <w:p w14:paraId="1D80A4D3"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Oliver Tree  Robin Schulz</w:t>
            </w:r>
          </w:p>
        </w:tc>
        <w:tc>
          <w:tcPr>
            <w:tcW w:w="540" w:type="dxa"/>
          </w:tcPr>
          <w:p w14:paraId="6B3FF290"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160" w:type="dxa"/>
          </w:tcPr>
          <w:p w14:paraId="0F497C32"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BA3934" w:rsidRPr="00AC7D67" w14:paraId="181C599F"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6E583E8" w14:textId="77777777" w:rsidR="00BA3934" w:rsidRPr="003D2495" w:rsidRDefault="00BA3934" w:rsidP="00D95754">
            <w:pPr>
              <w:jc w:val="center"/>
              <w:rPr>
                <w:rFonts w:ascii="Times New Roman" w:eastAsia="Times New Roman" w:hAnsi="Times New Roman" w:cs="Times New Roman"/>
                <w:b w:val="0"/>
                <w:bCs w:val="0"/>
                <w:sz w:val="14"/>
                <w:szCs w:val="14"/>
              </w:rPr>
            </w:pPr>
            <w:r w:rsidRPr="003D2495">
              <w:rPr>
                <w:rFonts w:ascii="Times New Roman" w:eastAsia="Times New Roman" w:hAnsi="Times New Roman" w:cs="Times New Roman"/>
                <w:b w:val="0"/>
                <w:bCs w:val="0"/>
                <w:sz w:val="14"/>
                <w:szCs w:val="14"/>
              </w:rPr>
              <w:t>5</w:t>
            </w:r>
          </w:p>
        </w:tc>
        <w:tc>
          <w:tcPr>
            <w:tcW w:w="2970" w:type="dxa"/>
          </w:tcPr>
          <w:p w14:paraId="1E021DE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Nobody Gets Me</w:t>
            </w:r>
          </w:p>
        </w:tc>
        <w:tc>
          <w:tcPr>
            <w:tcW w:w="2194" w:type="dxa"/>
          </w:tcPr>
          <w:p w14:paraId="5241A006"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SZA</w:t>
            </w:r>
          </w:p>
        </w:tc>
        <w:tc>
          <w:tcPr>
            <w:tcW w:w="540" w:type="dxa"/>
          </w:tcPr>
          <w:p w14:paraId="3AA4EB1C"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w:t>
            </w:r>
          </w:p>
        </w:tc>
        <w:tc>
          <w:tcPr>
            <w:tcW w:w="2160" w:type="dxa"/>
          </w:tcPr>
          <w:p w14:paraId="63DC5E59"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272DB865"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8108" w:type="dxa"/>
            <w:gridSpan w:val="5"/>
          </w:tcPr>
          <w:p w14:paraId="12A6E1B6" w14:textId="77777777" w:rsidR="00BA3934" w:rsidRPr="00FF77E0" w:rsidRDefault="00BA3934" w:rsidP="00D95754">
            <w:pPr>
              <w:rPr>
                <w:rFonts w:ascii="Times New Roman" w:eastAsia="Times New Roman" w:hAnsi="Times New Roman" w:cs="Times New Roman"/>
                <w:i/>
                <w:iCs/>
                <w:sz w:val="14"/>
                <w:szCs w:val="14"/>
              </w:rPr>
            </w:pPr>
            <w:r w:rsidRPr="00FF77E0">
              <w:rPr>
                <w:rFonts w:ascii="Times New Roman" w:eastAsia="Times New Roman" w:hAnsi="Times New Roman" w:cs="Times New Roman"/>
                <w:i/>
                <w:iCs/>
                <w:sz w:val="14"/>
                <w:szCs w:val="14"/>
              </w:rPr>
              <w:t>Cosine Similarity</w:t>
            </w:r>
          </w:p>
        </w:tc>
      </w:tr>
      <w:tr w:rsidR="00BA3934" w:rsidRPr="00AC7D67" w14:paraId="2A8F60F3"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2007B3CA"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1</w:t>
            </w:r>
          </w:p>
        </w:tc>
        <w:tc>
          <w:tcPr>
            <w:tcW w:w="2970" w:type="dxa"/>
          </w:tcPr>
          <w:p w14:paraId="62890F97"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Lavender Haze</w:t>
            </w:r>
          </w:p>
        </w:tc>
        <w:tc>
          <w:tcPr>
            <w:tcW w:w="2194" w:type="dxa"/>
          </w:tcPr>
          <w:p w14:paraId="3F281170"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Taylor Swift</w:t>
            </w:r>
          </w:p>
        </w:tc>
        <w:tc>
          <w:tcPr>
            <w:tcW w:w="540" w:type="dxa"/>
          </w:tcPr>
          <w:p w14:paraId="7F31B9A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w:t>
            </w:r>
          </w:p>
        </w:tc>
        <w:tc>
          <w:tcPr>
            <w:tcW w:w="2160" w:type="dxa"/>
          </w:tcPr>
          <w:p w14:paraId="31ABE57B"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r w:rsidR="00BA3934" w:rsidRPr="00AC7D67" w14:paraId="1E9D738B"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598705C5"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2</w:t>
            </w:r>
          </w:p>
        </w:tc>
        <w:tc>
          <w:tcPr>
            <w:tcW w:w="2970" w:type="dxa"/>
          </w:tcPr>
          <w:p w14:paraId="2BF538F3"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Shinunoga</w:t>
            </w:r>
            <w:proofErr w:type="spellEnd"/>
            <w:r>
              <w:rPr>
                <w:rFonts w:ascii="Times New Roman" w:eastAsia="Times New Roman" w:hAnsi="Times New Roman" w:cs="Times New Roman"/>
                <w:sz w:val="14"/>
                <w:szCs w:val="14"/>
              </w:rPr>
              <w:t xml:space="preserve"> E-</w:t>
            </w:r>
            <w:proofErr w:type="spellStart"/>
            <w:r>
              <w:rPr>
                <w:rFonts w:ascii="Times New Roman" w:eastAsia="Times New Roman" w:hAnsi="Times New Roman" w:cs="Times New Roman"/>
                <w:sz w:val="14"/>
                <w:szCs w:val="14"/>
              </w:rPr>
              <w:t>Wa</w:t>
            </w:r>
            <w:proofErr w:type="spellEnd"/>
          </w:p>
        </w:tc>
        <w:tc>
          <w:tcPr>
            <w:tcW w:w="2194" w:type="dxa"/>
          </w:tcPr>
          <w:p w14:paraId="799688B5"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Fujii</w:t>
            </w:r>
            <w:proofErr w:type="spellEnd"/>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14"/>
                <w:szCs w:val="14"/>
              </w:rPr>
              <w:t>Kaze</w:t>
            </w:r>
            <w:proofErr w:type="spellEnd"/>
          </w:p>
        </w:tc>
        <w:tc>
          <w:tcPr>
            <w:tcW w:w="540" w:type="dxa"/>
          </w:tcPr>
          <w:p w14:paraId="1F077E1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4</w:t>
            </w:r>
          </w:p>
        </w:tc>
        <w:tc>
          <w:tcPr>
            <w:tcW w:w="2160" w:type="dxa"/>
          </w:tcPr>
          <w:p w14:paraId="7D7C24D1"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 (J-pop)</w:t>
            </w:r>
          </w:p>
        </w:tc>
      </w:tr>
      <w:tr w:rsidR="00BA3934" w:rsidRPr="00AC7D67" w14:paraId="07A0B2EF"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19665AAA"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3</w:t>
            </w:r>
          </w:p>
        </w:tc>
        <w:tc>
          <w:tcPr>
            <w:tcW w:w="2970" w:type="dxa"/>
          </w:tcPr>
          <w:p w14:paraId="06B0E3F5"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Starboy</w:t>
            </w:r>
          </w:p>
        </w:tc>
        <w:tc>
          <w:tcPr>
            <w:tcW w:w="2194" w:type="dxa"/>
          </w:tcPr>
          <w:p w14:paraId="4B25EA52"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The Weekend  Daft Punk</w:t>
            </w:r>
          </w:p>
        </w:tc>
        <w:tc>
          <w:tcPr>
            <w:tcW w:w="540" w:type="dxa"/>
          </w:tcPr>
          <w:p w14:paraId="089B2E19"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w:t>
            </w:r>
          </w:p>
        </w:tc>
        <w:tc>
          <w:tcPr>
            <w:tcW w:w="2160" w:type="dxa"/>
          </w:tcPr>
          <w:p w14:paraId="4444348C"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(already in my library)</w:t>
            </w:r>
          </w:p>
        </w:tc>
      </w:tr>
      <w:tr w:rsidR="00BA3934" w:rsidRPr="00AC7D67" w14:paraId="1457B5D6" w14:textId="77777777" w:rsidTr="00D95754">
        <w:trPr>
          <w:cnfStyle w:val="000000100000" w:firstRow="0" w:lastRow="0" w:firstColumn="0" w:lastColumn="0" w:oddVBand="0" w:evenVBand="0" w:oddHBand="1" w:evenHBand="0" w:firstRowFirstColumn="0" w:firstRowLastColumn="0" w:lastRowFirstColumn="0" w:lastRowLastColumn="0"/>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3AFD26A8"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4</w:t>
            </w:r>
          </w:p>
        </w:tc>
        <w:tc>
          <w:tcPr>
            <w:tcW w:w="2970" w:type="dxa"/>
          </w:tcPr>
          <w:p w14:paraId="1CC0DED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Ditto</w:t>
            </w:r>
          </w:p>
        </w:tc>
        <w:tc>
          <w:tcPr>
            <w:tcW w:w="2194" w:type="dxa"/>
          </w:tcPr>
          <w:p w14:paraId="2E318F7C"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NewJeans</w:t>
            </w:r>
            <w:proofErr w:type="spellEnd"/>
          </w:p>
        </w:tc>
        <w:tc>
          <w:tcPr>
            <w:tcW w:w="540" w:type="dxa"/>
          </w:tcPr>
          <w:p w14:paraId="3E5A566C"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w:t>
            </w:r>
          </w:p>
        </w:tc>
        <w:tc>
          <w:tcPr>
            <w:tcW w:w="2160" w:type="dxa"/>
          </w:tcPr>
          <w:p w14:paraId="2AB246ED"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Yes (K-pop)</w:t>
            </w:r>
          </w:p>
        </w:tc>
      </w:tr>
      <w:tr w:rsidR="00BA3934" w:rsidRPr="00AC7D67" w14:paraId="5CDF851E" w14:textId="77777777" w:rsidTr="00D95754">
        <w:trPr>
          <w:cantSplit/>
          <w:trHeight w:val="116"/>
        </w:trPr>
        <w:tc>
          <w:tcPr>
            <w:cnfStyle w:val="001000000000" w:firstRow="0" w:lastRow="0" w:firstColumn="1" w:lastColumn="0" w:oddVBand="0" w:evenVBand="0" w:oddHBand="0" w:evenHBand="0" w:firstRowFirstColumn="0" w:firstRowLastColumn="0" w:lastRowFirstColumn="0" w:lastRowLastColumn="0"/>
            <w:tcW w:w="244" w:type="dxa"/>
          </w:tcPr>
          <w:p w14:paraId="03E78E04" w14:textId="77777777" w:rsidR="00BA3934" w:rsidRDefault="00BA3934" w:rsidP="00D95754">
            <w:pPr>
              <w:jc w:val="center"/>
              <w:rPr>
                <w:rFonts w:ascii="Times New Roman" w:eastAsia="Times New Roman" w:hAnsi="Times New Roman" w:cs="Times New Roman"/>
                <w:b w:val="0"/>
                <w:bCs w:val="0"/>
                <w:sz w:val="14"/>
                <w:szCs w:val="14"/>
              </w:rPr>
            </w:pPr>
            <w:r>
              <w:rPr>
                <w:rFonts w:ascii="Times New Roman" w:eastAsia="Times New Roman" w:hAnsi="Times New Roman" w:cs="Times New Roman"/>
                <w:b w:val="0"/>
                <w:bCs w:val="0"/>
                <w:sz w:val="14"/>
                <w:szCs w:val="14"/>
              </w:rPr>
              <w:t>5</w:t>
            </w:r>
          </w:p>
        </w:tc>
        <w:tc>
          <w:tcPr>
            <w:tcW w:w="2970" w:type="dxa"/>
          </w:tcPr>
          <w:p w14:paraId="653FD690"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No Role </w:t>
            </w:r>
            <w:proofErr w:type="spellStart"/>
            <w:r>
              <w:rPr>
                <w:rFonts w:ascii="Times New Roman" w:eastAsia="Times New Roman" w:hAnsi="Times New Roman" w:cs="Times New Roman"/>
                <w:sz w:val="14"/>
                <w:szCs w:val="14"/>
              </w:rPr>
              <w:t>Modelz</w:t>
            </w:r>
            <w:proofErr w:type="spellEnd"/>
          </w:p>
        </w:tc>
        <w:tc>
          <w:tcPr>
            <w:tcW w:w="2194" w:type="dxa"/>
          </w:tcPr>
          <w:p w14:paraId="5D174B78"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J.Cole</w:t>
            </w:r>
            <w:proofErr w:type="spellEnd"/>
          </w:p>
        </w:tc>
        <w:tc>
          <w:tcPr>
            <w:tcW w:w="540" w:type="dxa"/>
          </w:tcPr>
          <w:p w14:paraId="61B72FC8"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w:t>
            </w:r>
          </w:p>
        </w:tc>
        <w:tc>
          <w:tcPr>
            <w:tcW w:w="2160" w:type="dxa"/>
          </w:tcPr>
          <w:p w14:paraId="4BB0E8CB"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No</w:t>
            </w:r>
          </w:p>
        </w:tc>
      </w:tr>
    </w:tbl>
    <w:p w14:paraId="0602B3C8" w14:textId="77777777" w:rsidR="00BA3934" w:rsidRDefault="00BA3934" w:rsidP="00BA3934">
      <w:pPr>
        <w:rPr>
          <w:rFonts w:ascii="Times New Roman" w:eastAsia="Times New Roman" w:hAnsi="Times New Roman" w:cs="Times New Roman"/>
        </w:rPr>
      </w:pPr>
    </w:p>
    <w:p w14:paraId="30B7B801"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According to the table shown above, when using a single target song, one song was added to my library based on the Euclidean Distance metric while no song was added to my library based on the Cosine Similarity metric. When using five target songs, two out of five songs were selected and they were already in my library based on the Euclidean Distance metric; two out of five songs were selected and one song was already in my library. What is more, the Euclidean Distance and Cosine Similarity metrics enabled me to discover Latin Pop, K-pop, and J-pop songs, in addition to American pop songs with English lyrics. This brought me joy as it has added diversity to the recommended songs. Additionally, it is pretty satisfactory that Euclidean Distance metric recommends me a song by ROSALIA, who is one of my favorite artists.</w:t>
      </w:r>
    </w:p>
    <w:p w14:paraId="131AC89F" w14:textId="77777777" w:rsidR="00BA3934" w:rsidRDefault="00BA3934" w:rsidP="00BA3934">
      <w:pPr>
        <w:pStyle w:val="ListParagraph"/>
        <w:spacing w:after="0"/>
        <w:ind w:left="1440"/>
        <w:rPr>
          <w:rFonts w:ascii="Times New Roman" w:eastAsia="Times New Roman" w:hAnsi="Times New Roman" w:cs="Times New Roman"/>
        </w:rPr>
      </w:pPr>
    </w:p>
    <w:p w14:paraId="058F2F77" w14:textId="453C383A" w:rsidR="00BA3934" w:rsidRDefault="00BA3934" w:rsidP="00BA3934">
      <w:pPr>
        <w:pStyle w:val="ListParagraph"/>
        <w:numPr>
          <w:ilvl w:val="0"/>
          <w:numId w:val="41"/>
        </w:numPr>
        <w:spacing w:after="0"/>
        <w:rPr>
          <w:ins w:id="338" w:author="Madeline" w:date="2023-04-08T10:37:00Z"/>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Below is a summarized table outlining the improvements after I changed the test dataset to Global Weekly Top 100 Songs Dataset. The accuracy of two similarity metrics improved from 20% to 40% if I used five target songs. The accuracy of Euclidean distance’s accuracy increased from 0% to 20% while the Cosine similarity drops from 20% to 0% if I used one target song.</w:t>
      </w:r>
    </w:p>
    <w:p w14:paraId="0FC178C6" w14:textId="77777777" w:rsidR="00F374C5" w:rsidRPr="005E1059" w:rsidDel="00F374C5" w:rsidRDefault="00F374C5">
      <w:pPr>
        <w:rPr>
          <w:del w:id="339" w:author="Madeline" w:date="2023-04-08T10:38:00Z"/>
          <w:rFonts w:ascii="Times New Roman" w:eastAsia="Times New Roman" w:hAnsi="Times New Roman" w:cs="Times New Roman"/>
        </w:rPr>
        <w:pPrChange w:id="340" w:author="Madeline" w:date="2023-04-08T10:37:00Z">
          <w:pPr>
            <w:pStyle w:val="ListParagraph"/>
            <w:numPr>
              <w:numId w:val="41"/>
            </w:numPr>
            <w:spacing w:after="0"/>
            <w:ind w:left="1440" w:hanging="360"/>
          </w:pPr>
        </w:pPrChange>
      </w:pPr>
    </w:p>
    <w:p w14:paraId="611CA871" w14:textId="77777777" w:rsidR="00BA3934" w:rsidRPr="00E05814" w:rsidRDefault="00BA3934" w:rsidP="00BA3934">
      <w:pPr>
        <w:rPr>
          <w:rFonts w:ascii="Times New Roman" w:eastAsia="Times New Roman" w:hAnsi="Times New Roman" w:cs="Times New Roman"/>
        </w:rPr>
      </w:pPr>
    </w:p>
    <w:tbl>
      <w:tblPr>
        <w:tblStyle w:val="GridTable4-Accent6"/>
        <w:tblW w:w="8370" w:type="dxa"/>
        <w:tblInd w:w="1435" w:type="dxa"/>
        <w:tblLayout w:type="fixed"/>
        <w:tblLook w:val="04A0" w:firstRow="1" w:lastRow="0" w:firstColumn="1" w:lastColumn="0" w:noHBand="0" w:noVBand="1"/>
      </w:tblPr>
      <w:tblGrid>
        <w:gridCol w:w="2250"/>
        <w:gridCol w:w="2430"/>
        <w:gridCol w:w="1080"/>
        <w:gridCol w:w="1800"/>
        <w:gridCol w:w="810"/>
      </w:tblGrid>
      <w:tr w:rsidR="00BA3934" w14:paraId="42F1E72E" w14:textId="77777777" w:rsidTr="00D9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A8D08D" w:themeColor="accent6" w:themeTint="99"/>
            </w:tcBorders>
          </w:tcPr>
          <w:p w14:paraId="2376EA71" w14:textId="77777777" w:rsidR="00BA3934" w:rsidRPr="00001712" w:rsidRDefault="00BA3934" w:rsidP="00D95754">
            <w:pPr>
              <w:jc w:val="center"/>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Model</w:t>
            </w:r>
          </w:p>
        </w:tc>
        <w:tc>
          <w:tcPr>
            <w:tcW w:w="2430" w:type="dxa"/>
            <w:tcBorders>
              <w:bottom w:val="single" w:sz="4" w:space="0" w:color="A8D08D" w:themeColor="accent6" w:themeTint="99"/>
            </w:tcBorders>
          </w:tcPr>
          <w:p w14:paraId="240CC067"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Test Dataset</w:t>
            </w:r>
          </w:p>
        </w:tc>
        <w:tc>
          <w:tcPr>
            <w:tcW w:w="1080" w:type="dxa"/>
            <w:tcBorders>
              <w:bottom w:val="single" w:sz="4" w:space="0" w:color="A8D08D" w:themeColor="accent6" w:themeTint="99"/>
            </w:tcBorders>
          </w:tcPr>
          <w:p w14:paraId="183DF09C"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Target Song</w:t>
            </w:r>
          </w:p>
        </w:tc>
        <w:tc>
          <w:tcPr>
            <w:tcW w:w="1800" w:type="dxa"/>
            <w:tcBorders>
              <w:bottom w:val="single" w:sz="4" w:space="0" w:color="A8D08D" w:themeColor="accent6" w:themeTint="99"/>
            </w:tcBorders>
          </w:tcPr>
          <w:p w14:paraId="1B444533"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Outcome</w:t>
            </w:r>
          </w:p>
        </w:tc>
        <w:tc>
          <w:tcPr>
            <w:tcW w:w="810" w:type="dxa"/>
            <w:tcBorders>
              <w:bottom w:val="single" w:sz="4" w:space="0" w:color="A8D08D" w:themeColor="accent6" w:themeTint="99"/>
            </w:tcBorders>
          </w:tcPr>
          <w:p w14:paraId="251F75AB" w14:textId="77777777" w:rsidR="00BA3934" w:rsidRPr="00001712" w:rsidRDefault="00BA3934" w:rsidP="00D9575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uto"/>
                <w:sz w:val="14"/>
                <w:szCs w:val="14"/>
              </w:rPr>
            </w:pPr>
            <w:r w:rsidRPr="00001712">
              <w:rPr>
                <w:rFonts w:ascii="Times New Roman" w:eastAsia="Times New Roman" w:hAnsi="Times New Roman" w:cs="Times New Roman"/>
                <w:color w:val="auto"/>
                <w:sz w:val="14"/>
                <w:szCs w:val="14"/>
              </w:rPr>
              <w:t>Accuracy</w:t>
            </w:r>
          </w:p>
        </w:tc>
      </w:tr>
      <w:tr w:rsidR="00BA3934" w:rsidRPr="009C1CF2" w14:paraId="5F0702E3"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0" w:type="dxa"/>
            <w:gridSpan w:val="5"/>
            <w:shd w:val="clear" w:color="auto" w:fill="A8D08D" w:themeFill="accent6" w:themeFillTint="99"/>
          </w:tcPr>
          <w:p w14:paraId="553EA32E" w14:textId="77777777" w:rsidR="00BA3934" w:rsidRPr="009C1CF2" w:rsidRDefault="00BA3934" w:rsidP="00D95754">
            <w:pPr>
              <w:rPr>
                <w:rFonts w:ascii="Times New Roman" w:eastAsia="Times New Roman" w:hAnsi="Times New Roman" w:cs="Times New Roman"/>
                <w:i/>
                <w:iCs/>
                <w:sz w:val="18"/>
                <w:szCs w:val="18"/>
              </w:rPr>
            </w:pPr>
            <w:r w:rsidRPr="00222099">
              <w:rPr>
                <w:rFonts w:ascii="Times New Roman" w:eastAsia="Times New Roman" w:hAnsi="Times New Roman" w:cs="Times New Roman"/>
                <w:i/>
                <w:iCs/>
                <w:color w:val="FFFFFF" w:themeColor="background1"/>
                <w:sz w:val="16"/>
                <w:szCs w:val="16"/>
              </w:rPr>
              <w:t>Content-based filtering method</w:t>
            </w:r>
          </w:p>
        </w:tc>
      </w:tr>
      <w:tr w:rsidR="00BA3934" w:rsidRPr="009C1CF2" w14:paraId="1DB50E62" w14:textId="77777777" w:rsidTr="00D95754">
        <w:tc>
          <w:tcPr>
            <w:cnfStyle w:val="001000000000" w:firstRow="0" w:lastRow="0" w:firstColumn="1" w:lastColumn="0" w:oddVBand="0" w:evenVBand="0" w:oddHBand="0" w:evenHBand="0" w:firstRowFirstColumn="0" w:firstRowLastColumn="0" w:lastRowFirstColumn="0" w:lastRowLastColumn="0"/>
            <w:tcW w:w="2250" w:type="dxa"/>
          </w:tcPr>
          <w:p w14:paraId="2B069CE0" w14:textId="77777777" w:rsidR="00BA3934" w:rsidRPr="009C1CF2" w:rsidRDefault="00BA3934" w:rsidP="00D95754">
            <w:pPr>
              <w:rPr>
                <w:rFonts w:ascii="Times New Roman" w:eastAsia="Times New Roman" w:hAnsi="Times New Roman" w:cs="Times New Roman"/>
                <w:b w:val="0"/>
                <w:bCs w:val="0"/>
                <w:i/>
                <w:iCs/>
                <w:sz w:val="16"/>
                <w:szCs w:val="16"/>
              </w:rPr>
            </w:pPr>
            <w:r w:rsidRPr="009C1CF2">
              <w:rPr>
                <w:rFonts w:ascii="Times New Roman" w:eastAsia="Times New Roman" w:hAnsi="Times New Roman" w:cs="Times New Roman"/>
                <w:b w:val="0"/>
                <w:bCs w:val="0"/>
                <w:i/>
                <w:iCs/>
                <w:color w:val="70AD47" w:themeColor="accent6"/>
                <w:sz w:val="16"/>
                <w:szCs w:val="16"/>
              </w:rPr>
              <w:t>Original</w:t>
            </w:r>
            <w:r w:rsidRPr="009C1CF2">
              <w:rPr>
                <w:rFonts w:ascii="Times New Roman" w:eastAsia="Times New Roman" w:hAnsi="Times New Roman" w:cs="Times New Roman"/>
                <w:b w:val="0"/>
                <w:bCs w:val="0"/>
                <w:i/>
                <w:iCs/>
                <w:sz w:val="16"/>
                <w:szCs w:val="16"/>
              </w:rPr>
              <w:t xml:space="preserve"> </w:t>
            </w:r>
          </w:p>
        </w:tc>
        <w:tc>
          <w:tcPr>
            <w:tcW w:w="2430" w:type="dxa"/>
          </w:tcPr>
          <w:p w14:paraId="37BD121F"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080" w:type="dxa"/>
          </w:tcPr>
          <w:p w14:paraId="6B6CF372"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800" w:type="dxa"/>
          </w:tcPr>
          <w:p w14:paraId="4DC4417E"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810" w:type="dxa"/>
          </w:tcPr>
          <w:p w14:paraId="7D1159F5"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r>
      <w:tr w:rsidR="00BA3934" w:rsidRPr="009C1CF2" w14:paraId="1F9577CB"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F57B2D" w14:textId="77777777" w:rsidR="00BA3934" w:rsidRPr="00842728" w:rsidRDefault="00BA3934" w:rsidP="00D95754">
            <w:pPr>
              <w:rPr>
                <w:rFonts w:ascii="Times New Roman" w:eastAsia="Times New Roman" w:hAnsi="Times New Roman" w:cs="Times New Roman"/>
                <w:b w:val="0"/>
                <w:bCs w:val="0"/>
                <w:sz w:val="14"/>
                <w:szCs w:val="14"/>
              </w:rPr>
            </w:pPr>
            <w:r w:rsidRPr="00842728">
              <w:rPr>
                <w:rFonts w:ascii="Times New Roman" w:eastAsia="Times New Roman" w:hAnsi="Times New Roman" w:cs="Times New Roman"/>
                <w:b w:val="0"/>
                <w:bCs w:val="0"/>
                <w:sz w:val="14"/>
                <w:szCs w:val="14"/>
              </w:rPr>
              <w:t>Simple Linear Regression Model</w:t>
            </w:r>
          </w:p>
        </w:tc>
        <w:tc>
          <w:tcPr>
            <w:tcW w:w="2430" w:type="dxa"/>
          </w:tcPr>
          <w:p w14:paraId="75834250"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Global Weekly Top 100 Songs Dataset</w:t>
            </w:r>
          </w:p>
        </w:tc>
        <w:tc>
          <w:tcPr>
            <w:tcW w:w="1080" w:type="dxa"/>
          </w:tcPr>
          <w:p w14:paraId="4793F684"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N/A</w:t>
            </w:r>
          </w:p>
        </w:tc>
        <w:tc>
          <w:tcPr>
            <w:tcW w:w="1800" w:type="dxa"/>
          </w:tcPr>
          <w:p w14:paraId="1264FEBF"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Six out of 20 songs were added to my library</w:t>
            </w:r>
            <w:r>
              <w:rPr>
                <w:rFonts w:ascii="Times New Roman" w:eastAsia="Times New Roman" w:hAnsi="Times New Roman" w:cs="Times New Roman"/>
                <w:sz w:val="14"/>
                <w:szCs w:val="14"/>
              </w:rPr>
              <w:t>.</w:t>
            </w:r>
          </w:p>
        </w:tc>
        <w:tc>
          <w:tcPr>
            <w:tcW w:w="810" w:type="dxa"/>
          </w:tcPr>
          <w:p w14:paraId="478DA23A"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30%</w:t>
            </w:r>
          </w:p>
        </w:tc>
      </w:tr>
      <w:tr w:rsidR="00BA3934" w:rsidRPr="009C1CF2" w14:paraId="64E17100" w14:textId="77777777" w:rsidTr="00D95754">
        <w:tc>
          <w:tcPr>
            <w:cnfStyle w:val="001000000000" w:firstRow="0" w:lastRow="0" w:firstColumn="1" w:lastColumn="0" w:oddVBand="0" w:evenVBand="0" w:oddHBand="0" w:evenHBand="0" w:firstRowFirstColumn="0" w:firstRowLastColumn="0" w:lastRowFirstColumn="0" w:lastRowLastColumn="0"/>
            <w:tcW w:w="2250" w:type="dxa"/>
          </w:tcPr>
          <w:p w14:paraId="44216FBA" w14:textId="77777777" w:rsidR="00BA3934" w:rsidRPr="009C1CF2" w:rsidRDefault="00BA3934" w:rsidP="00D95754">
            <w:pPr>
              <w:rPr>
                <w:rFonts w:ascii="Times New Roman" w:eastAsia="Times New Roman" w:hAnsi="Times New Roman" w:cs="Times New Roman"/>
                <w:b w:val="0"/>
                <w:bCs w:val="0"/>
                <w:i/>
                <w:iCs/>
                <w:sz w:val="16"/>
                <w:szCs w:val="16"/>
              </w:rPr>
            </w:pPr>
            <w:r w:rsidRPr="009C1CF2">
              <w:rPr>
                <w:rFonts w:ascii="Times New Roman" w:eastAsia="Times New Roman" w:hAnsi="Times New Roman" w:cs="Times New Roman"/>
                <w:b w:val="0"/>
                <w:bCs w:val="0"/>
                <w:i/>
                <w:iCs/>
                <w:color w:val="70AD47" w:themeColor="accent6"/>
                <w:sz w:val="16"/>
                <w:szCs w:val="16"/>
              </w:rPr>
              <w:t>Revised</w:t>
            </w:r>
          </w:p>
        </w:tc>
        <w:tc>
          <w:tcPr>
            <w:tcW w:w="2430" w:type="dxa"/>
          </w:tcPr>
          <w:p w14:paraId="51C80943"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080" w:type="dxa"/>
          </w:tcPr>
          <w:p w14:paraId="02182F41"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1800" w:type="dxa"/>
          </w:tcPr>
          <w:p w14:paraId="74D970E8"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c>
          <w:tcPr>
            <w:tcW w:w="810" w:type="dxa"/>
          </w:tcPr>
          <w:p w14:paraId="54CD5923"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6"/>
                <w:szCs w:val="16"/>
              </w:rPr>
            </w:pPr>
          </w:p>
        </w:tc>
      </w:tr>
      <w:tr w:rsidR="00BA3934" w:rsidRPr="009C1CF2" w14:paraId="21547869"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bottom w:val="single" w:sz="4" w:space="0" w:color="A8D08D" w:themeColor="accent6" w:themeTint="99"/>
            </w:tcBorders>
            <w:vAlign w:val="center"/>
          </w:tcPr>
          <w:p w14:paraId="37B8EC4F" w14:textId="77777777" w:rsidR="00BA3934" w:rsidRPr="00842728" w:rsidRDefault="00BA3934" w:rsidP="00D95754">
            <w:pPr>
              <w:rPr>
                <w:rFonts w:ascii="Times New Roman" w:eastAsia="Times New Roman" w:hAnsi="Times New Roman" w:cs="Times New Roman"/>
                <w:b w:val="0"/>
                <w:bCs w:val="0"/>
                <w:sz w:val="16"/>
                <w:szCs w:val="16"/>
              </w:rPr>
            </w:pPr>
            <w:r w:rsidRPr="00842728">
              <w:rPr>
                <w:rFonts w:ascii="Times New Roman" w:eastAsia="Times New Roman" w:hAnsi="Times New Roman" w:cs="Times New Roman"/>
                <w:b w:val="0"/>
                <w:bCs w:val="0"/>
                <w:sz w:val="14"/>
                <w:szCs w:val="14"/>
              </w:rPr>
              <w:t>Simple Linear Regression Model</w:t>
            </w:r>
          </w:p>
        </w:tc>
        <w:tc>
          <w:tcPr>
            <w:tcW w:w="2430" w:type="dxa"/>
            <w:tcBorders>
              <w:bottom w:val="single" w:sz="4" w:space="0" w:color="A8D08D" w:themeColor="accent6" w:themeTint="99"/>
            </w:tcBorders>
          </w:tcPr>
          <w:p w14:paraId="4C4E6E56"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Adjusted Generalized Dataset</w:t>
            </w:r>
          </w:p>
          <w:p w14:paraId="77EBB8B3"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w:t>
            </w:r>
            <w:r>
              <w:rPr>
                <w:rFonts w:ascii="Times New Roman" w:eastAsia="Times New Roman" w:hAnsi="Times New Roman" w:cs="Times New Roman"/>
                <w:sz w:val="14"/>
                <w:szCs w:val="14"/>
              </w:rPr>
              <w:t xml:space="preserve">Songs </w:t>
            </w:r>
            <w:r w:rsidRPr="009C1CF2">
              <w:rPr>
                <w:rFonts w:ascii="Times New Roman" w:eastAsia="Times New Roman" w:hAnsi="Times New Roman" w:cs="Times New Roman"/>
                <w:sz w:val="14"/>
                <w:szCs w:val="14"/>
              </w:rPr>
              <w:t>from year 2011 to 2020)</w:t>
            </w:r>
          </w:p>
        </w:tc>
        <w:tc>
          <w:tcPr>
            <w:tcW w:w="1080" w:type="dxa"/>
            <w:tcBorders>
              <w:bottom w:val="single" w:sz="4" w:space="0" w:color="A8D08D" w:themeColor="accent6" w:themeTint="99"/>
            </w:tcBorders>
            <w:vAlign w:val="center"/>
          </w:tcPr>
          <w:p w14:paraId="2919949A"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842728">
              <w:rPr>
                <w:rFonts w:ascii="Times New Roman" w:eastAsia="Times New Roman" w:hAnsi="Times New Roman" w:cs="Times New Roman"/>
                <w:sz w:val="14"/>
                <w:szCs w:val="14"/>
              </w:rPr>
              <w:t>N/A</w:t>
            </w:r>
          </w:p>
        </w:tc>
        <w:tc>
          <w:tcPr>
            <w:tcW w:w="1800" w:type="dxa"/>
            <w:tcBorders>
              <w:bottom w:val="single" w:sz="4" w:space="0" w:color="A8D08D" w:themeColor="accent6" w:themeTint="99"/>
            </w:tcBorders>
            <w:vAlign w:val="center"/>
          </w:tcPr>
          <w:p w14:paraId="5566AF3C"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C1CF2">
              <w:rPr>
                <w:rFonts w:ascii="Times New Roman" w:eastAsia="Times New Roman" w:hAnsi="Times New Roman" w:cs="Times New Roman"/>
                <w:sz w:val="14"/>
                <w:szCs w:val="14"/>
              </w:rPr>
              <w:t>One out of 20 songs was added to my library</w:t>
            </w:r>
            <w:r>
              <w:rPr>
                <w:rFonts w:ascii="Times New Roman" w:eastAsia="Times New Roman" w:hAnsi="Times New Roman" w:cs="Times New Roman"/>
                <w:sz w:val="14"/>
                <w:szCs w:val="14"/>
              </w:rPr>
              <w:t>.</w:t>
            </w:r>
          </w:p>
        </w:tc>
        <w:tc>
          <w:tcPr>
            <w:tcW w:w="810" w:type="dxa"/>
            <w:tcBorders>
              <w:bottom w:val="single" w:sz="4" w:space="0" w:color="A8D08D" w:themeColor="accent6" w:themeTint="99"/>
            </w:tcBorders>
            <w:vAlign w:val="center"/>
          </w:tcPr>
          <w:p w14:paraId="5F5D8216"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6"/>
                <w:szCs w:val="16"/>
              </w:rPr>
            </w:pPr>
            <w:r w:rsidRPr="00955B0E">
              <w:rPr>
                <w:rFonts w:ascii="Times New Roman" w:eastAsia="Times New Roman" w:hAnsi="Times New Roman" w:cs="Times New Roman"/>
                <w:sz w:val="14"/>
                <w:szCs w:val="14"/>
              </w:rPr>
              <w:t>5%</w:t>
            </w:r>
          </w:p>
        </w:tc>
      </w:tr>
      <w:tr w:rsidR="00BA3934" w:rsidRPr="00222099" w14:paraId="3EF6B840" w14:textId="77777777" w:rsidTr="00D95754">
        <w:tc>
          <w:tcPr>
            <w:cnfStyle w:val="001000000000" w:firstRow="0" w:lastRow="0" w:firstColumn="1" w:lastColumn="0" w:oddVBand="0" w:evenVBand="0" w:oddHBand="0" w:evenHBand="0" w:firstRowFirstColumn="0" w:firstRowLastColumn="0" w:lastRowFirstColumn="0" w:lastRowLastColumn="0"/>
            <w:tcW w:w="8370" w:type="dxa"/>
            <w:gridSpan w:val="5"/>
            <w:shd w:val="clear" w:color="auto" w:fill="A8D08D" w:themeFill="accent6" w:themeFillTint="99"/>
          </w:tcPr>
          <w:p w14:paraId="409C15A2" w14:textId="77777777" w:rsidR="00BA3934" w:rsidRPr="00222099" w:rsidRDefault="00BA3934" w:rsidP="00D95754">
            <w:pPr>
              <w:rPr>
                <w:rFonts w:ascii="Times New Roman" w:eastAsia="Times New Roman" w:hAnsi="Times New Roman" w:cs="Times New Roman"/>
                <w:i/>
                <w:iCs/>
                <w:color w:val="FFFFFF" w:themeColor="background1"/>
                <w:sz w:val="16"/>
                <w:szCs w:val="16"/>
              </w:rPr>
            </w:pPr>
            <w:r w:rsidRPr="00222099">
              <w:rPr>
                <w:rFonts w:ascii="Times New Roman" w:eastAsia="Times New Roman" w:hAnsi="Times New Roman" w:cs="Times New Roman"/>
                <w:i/>
                <w:iCs/>
                <w:color w:val="FFFFFF" w:themeColor="background1"/>
                <w:sz w:val="16"/>
                <w:szCs w:val="16"/>
              </w:rPr>
              <w:t>Collaborative filtering method</w:t>
            </w:r>
          </w:p>
        </w:tc>
      </w:tr>
      <w:tr w:rsidR="00BA3934" w:rsidRPr="009C1CF2" w14:paraId="680A2F11"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1A074545" w14:textId="77777777" w:rsidR="00BA3934" w:rsidRPr="009C1CF2" w:rsidRDefault="00BA3934" w:rsidP="00D95754">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Original</w:t>
            </w:r>
          </w:p>
        </w:tc>
        <w:tc>
          <w:tcPr>
            <w:tcW w:w="2430" w:type="dxa"/>
          </w:tcPr>
          <w:p w14:paraId="23F92FA0"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c>
          <w:tcPr>
            <w:tcW w:w="1080" w:type="dxa"/>
          </w:tcPr>
          <w:p w14:paraId="29A4D283"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c>
          <w:tcPr>
            <w:tcW w:w="1800" w:type="dxa"/>
          </w:tcPr>
          <w:p w14:paraId="332CA6B6"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c>
          <w:tcPr>
            <w:tcW w:w="810" w:type="dxa"/>
          </w:tcPr>
          <w:p w14:paraId="530453A8"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tc>
      </w:tr>
      <w:tr w:rsidR="00BA3934" w:rsidRPr="009C1CF2" w14:paraId="42BA4071" w14:textId="77777777" w:rsidTr="00D95754">
        <w:tc>
          <w:tcPr>
            <w:cnfStyle w:val="001000000000" w:firstRow="0" w:lastRow="0" w:firstColumn="1" w:lastColumn="0" w:oddVBand="0" w:evenVBand="0" w:oddHBand="0" w:evenHBand="0" w:firstRowFirstColumn="0" w:firstRowLastColumn="0" w:lastRowFirstColumn="0" w:lastRowLastColumn="0"/>
            <w:tcW w:w="2250" w:type="dxa"/>
          </w:tcPr>
          <w:p w14:paraId="69BC939D" w14:textId="77777777" w:rsidR="00BA3934" w:rsidRDefault="00BA3934" w:rsidP="00D95754">
            <w:pPr>
              <w:rPr>
                <w:rFonts w:ascii="Times New Roman" w:eastAsia="Times New Roman" w:hAnsi="Times New Roman" w:cs="Times New Roman"/>
                <w:sz w:val="14"/>
                <w:szCs w:val="14"/>
              </w:rPr>
            </w:pPr>
          </w:p>
          <w:p w14:paraId="0277D238"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49C85C33"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p w14:paraId="2685F0AA"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7B6E75F5" w14:textId="77777777" w:rsidR="00BA3934" w:rsidRPr="00EC3AF1"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tcPr>
          <w:p w14:paraId="57B02DCA"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p w14:paraId="1CD98CE8"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1800" w:type="dxa"/>
          </w:tcPr>
          <w:p w14:paraId="60FF50AF"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None of five songs were added to my library</w:t>
            </w:r>
            <w:r>
              <w:rPr>
                <w:rFonts w:ascii="Times New Roman" w:eastAsia="Times New Roman" w:hAnsi="Times New Roman" w:cs="Times New Roman"/>
                <w:sz w:val="14"/>
                <w:szCs w:val="14"/>
              </w:rPr>
              <w:t>.</w:t>
            </w:r>
          </w:p>
          <w:p w14:paraId="3DC73074"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CD0B21">
              <w:rPr>
                <w:rFonts w:ascii="Times New Roman" w:eastAsia="Times New Roman" w:hAnsi="Times New Roman" w:cs="Times New Roman"/>
                <w:color w:val="4472C4" w:themeColor="accent1"/>
                <w:sz w:val="14"/>
                <w:szCs w:val="14"/>
              </w:rPr>
              <w:t>One of five songs was added to my library</w:t>
            </w:r>
            <w:r>
              <w:rPr>
                <w:rFonts w:ascii="Times New Roman" w:eastAsia="Times New Roman" w:hAnsi="Times New Roman" w:cs="Times New Roman"/>
                <w:color w:val="4472C4" w:themeColor="accent1"/>
                <w:sz w:val="14"/>
                <w:szCs w:val="14"/>
              </w:rPr>
              <w:t>.</w:t>
            </w:r>
          </w:p>
        </w:tc>
        <w:tc>
          <w:tcPr>
            <w:tcW w:w="810" w:type="dxa"/>
          </w:tcPr>
          <w:p w14:paraId="1D9A94AE"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0%</w:t>
            </w:r>
            <w:r>
              <w:rPr>
                <w:rFonts w:ascii="Times New Roman" w:eastAsia="Times New Roman" w:hAnsi="Times New Roman" w:cs="Times New Roman"/>
                <w:sz w:val="14"/>
                <w:szCs w:val="14"/>
              </w:rPr>
              <w:t xml:space="preserve"> </w:t>
            </w:r>
          </w:p>
          <w:p w14:paraId="4E469613"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4472C4" w:themeColor="accent1"/>
                <w:sz w:val="14"/>
                <w:szCs w:val="14"/>
              </w:rPr>
            </w:pPr>
          </w:p>
          <w:p w14:paraId="04F83FF5"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20%</w:t>
            </w:r>
          </w:p>
        </w:tc>
      </w:tr>
      <w:tr w:rsidR="00BA3934" w:rsidRPr="009C1CF2" w14:paraId="0EC0F39B"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7E470FDB"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Cosine Similarity</w:t>
            </w:r>
          </w:p>
        </w:tc>
        <w:tc>
          <w:tcPr>
            <w:tcW w:w="2430" w:type="dxa"/>
            <w:vAlign w:val="center"/>
          </w:tcPr>
          <w:p w14:paraId="0738387A"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12DB53CD" w14:textId="77777777" w:rsidR="00BA3934" w:rsidRPr="00EC3AF1"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vAlign w:val="center"/>
          </w:tcPr>
          <w:p w14:paraId="032A8AC9"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Song</w:t>
            </w:r>
          </w:p>
        </w:tc>
        <w:tc>
          <w:tcPr>
            <w:tcW w:w="1800" w:type="dxa"/>
          </w:tcPr>
          <w:p w14:paraId="121AF40D"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Pr>
                <w:rFonts w:ascii="Times New Roman" w:eastAsia="Times New Roman" w:hAnsi="Times New Roman" w:cs="Times New Roman"/>
                <w:sz w:val="14"/>
                <w:szCs w:val="14"/>
              </w:rPr>
              <w:t>.</w:t>
            </w:r>
          </w:p>
          <w:p w14:paraId="2F113E97"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CD0B21">
              <w:rPr>
                <w:rFonts w:ascii="Times New Roman" w:eastAsia="Times New Roman" w:hAnsi="Times New Roman" w:cs="Times New Roman"/>
                <w:color w:val="4472C4" w:themeColor="accent1"/>
                <w:sz w:val="14"/>
                <w:szCs w:val="14"/>
              </w:rPr>
              <w:t>None of five songs were added to my library</w:t>
            </w:r>
            <w:r>
              <w:rPr>
                <w:rFonts w:ascii="Times New Roman" w:eastAsia="Times New Roman" w:hAnsi="Times New Roman" w:cs="Times New Roman"/>
                <w:color w:val="4472C4" w:themeColor="accent1"/>
                <w:sz w:val="14"/>
                <w:szCs w:val="14"/>
              </w:rPr>
              <w:t>.</w:t>
            </w:r>
          </w:p>
        </w:tc>
        <w:tc>
          <w:tcPr>
            <w:tcW w:w="810" w:type="dxa"/>
            <w:vAlign w:val="center"/>
          </w:tcPr>
          <w:p w14:paraId="439AE33F"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r>
              <w:rPr>
                <w:rFonts w:ascii="Times New Roman" w:eastAsia="Times New Roman" w:hAnsi="Times New Roman" w:cs="Times New Roman"/>
                <w:sz w:val="14"/>
                <w:szCs w:val="14"/>
              </w:rPr>
              <w:t xml:space="preserve"> </w:t>
            </w:r>
          </w:p>
          <w:p w14:paraId="280CD12A"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0%</w:t>
            </w:r>
          </w:p>
        </w:tc>
      </w:tr>
      <w:tr w:rsidR="00BA3934" w:rsidRPr="009C1CF2" w14:paraId="20619DE6" w14:textId="77777777" w:rsidTr="00D95754">
        <w:tc>
          <w:tcPr>
            <w:cnfStyle w:val="001000000000" w:firstRow="0" w:lastRow="0" w:firstColumn="1" w:lastColumn="0" w:oddVBand="0" w:evenVBand="0" w:oddHBand="0" w:evenHBand="0" w:firstRowFirstColumn="0" w:firstRowLastColumn="0" w:lastRowFirstColumn="0" w:lastRowLastColumn="0"/>
            <w:tcW w:w="2250" w:type="dxa"/>
          </w:tcPr>
          <w:p w14:paraId="1B4E2F64" w14:textId="77777777" w:rsidR="00BA3934" w:rsidRPr="009C1CF2" w:rsidRDefault="00BA3934" w:rsidP="00D95754">
            <w:pPr>
              <w:rPr>
                <w:rFonts w:ascii="Times New Roman" w:eastAsia="Times New Roman" w:hAnsi="Times New Roman" w:cs="Times New Roman"/>
                <w:sz w:val="14"/>
                <w:szCs w:val="14"/>
              </w:rPr>
            </w:pPr>
            <w:r w:rsidRPr="009C1CF2">
              <w:rPr>
                <w:rFonts w:ascii="Times New Roman" w:eastAsia="Times New Roman" w:hAnsi="Times New Roman" w:cs="Times New Roman"/>
                <w:b w:val="0"/>
                <w:bCs w:val="0"/>
                <w:i/>
                <w:iCs/>
                <w:color w:val="70AD47" w:themeColor="accent6"/>
                <w:sz w:val="16"/>
                <w:szCs w:val="16"/>
              </w:rPr>
              <w:t>Revised</w:t>
            </w:r>
          </w:p>
        </w:tc>
        <w:tc>
          <w:tcPr>
            <w:tcW w:w="2430" w:type="dxa"/>
          </w:tcPr>
          <w:p w14:paraId="217CDE01"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c>
          <w:tcPr>
            <w:tcW w:w="1080" w:type="dxa"/>
          </w:tcPr>
          <w:p w14:paraId="4E5D9B90"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c>
          <w:tcPr>
            <w:tcW w:w="1800" w:type="dxa"/>
          </w:tcPr>
          <w:p w14:paraId="7825BCEC"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c>
          <w:tcPr>
            <w:tcW w:w="810" w:type="dxa"/>
          </w:tcPr>
          <w:p w14:paraId="5ACDB33A"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p>
        </w:tc>
      </w:tr>
      <w:tr w:rsidR="00BA3934" w:rsidRPr="009C1CF2" w14:paraId="0414BA00" w14:textId="77777777" w:rsidTr="00D9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BF3549F" w14:textId="77777777" w:rsidR="00BA3934" w:rsidRDefault="00BA3934" w:rsidP="00D95754">
            <w:pPr>
              <w:rPr>
                <w:rFonts w:ascii="Times New Roman" w:eastAsia="Times New Roman" w:hAnsi="Times New Roman" w:cs="Times New Roman"/>
                <w:sz w:val="14"/>
                <w:szCs w:val="14"/>
              </w:rPr>
            </w:pPr>
          </w:p>
          <w:p w14:paraId="21025053" w14:textId="77777777" w:rsidR="00BA3934" w:rsidRDefault="00BA3934" w:rsidP="00D95754">
            <w:pPr>
              <w:rPr>
                <w:rFonts w:ascii="Times New Roman" w:eastAsia="Times New Roman" w:hAnsi="Times New Roman" w:cs="Times New Roman"/>
                <w:sz w:val="14"/>
                <w:szCs w:val="14"/>
              </w:rPr>
            </w:pPr>
          </w:p>
          <w:p w14:paraId="70D03D97"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t>Euclidean Distance</w:t>
            </w:r>
          </w:p>
        </w:tc>
        <w:tc>
          <w:tcPr>
            <w:tcW w:w="2430" w:type="dxa"/>
          </w:tcPr>
          <w:p w14:paraId="7FD7C7F5"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141EF6D2"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02EF90AA"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tcPr>
          <w:p w14:paraId="3B8D69FA"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3B2779B5"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7474F615"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Five</w:t>
            </w:r>
            <w:r w:rsidRPr="009C1CF2">
              <w:rPr>
                <w:rFonts w:ascii="Times New Roman" w:eastAsia="Times New Roman" w:hAnsi="Times New Roman" w:cs="Times New Roman"/>
                <w:sz w:val="14"/>
                <w:szCs w:val="14"/>
              </w:rPr>
              <w:t xml:space="preserve"> Song</w:t>
            </w:r>
            <w:r>
              <w:rPr>
                <w:rFonts w:ascii="Times New Roman" w:eastAsia="Times New Roman" w:hAnsi="Times New Roman" w:cs="Times New Roman"/>
                <w:sz w:val="14"/>
                <w:szCs w:val="14"/>
              </w:rPr>
              <w:t>s</w:t>
            </w:r>
          </w:p>
        </w:tc>
        <w:tc>
          <w:tcPr>
            <w:tcW w:w="1800" w:type="dxa"/>
          </w:tcPr>
          <w:p w14:paraId="461181F5" w14:textId="77777777" w:rsidR="00BA3934"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One </w:t>
            </w:r>
            <w:r w:rsidRPr="009C1CF2">
              <w:rPr>
                <w:rFonts w:ascii="Times New Roman" w:eastAsia="Times New Roman" w:hAnsi="Times New Roman" w:cs="Times New Roman"/>
                <w:sz w:val="14"/>
                <w:szCs w:val="14"/>
              </w:rPr>
              <w:t>of five songs were added to my library</w:t>
            </w:r>
            <w:r>
              <w:rPr>
                <w:rFonts w:ascii="Times New Roman" w:eastAsia="Times New Roman" w:hAnsi="Times New Roman" w:cs="Times New Roman"/>
                <w:sz w:val="14"/>
                <w:szCs w:val="14"/>
              </w:rPr>
              <w:t>.</w:t>
            </w:r>
          </w:p>
          <w:p w14:paraId="28B3776F" w14:textId="77777777" w:rsidR="00BA3934" w:rsidRPr="009C1CF2" w:rsidRDefault="00BA3934" w:rsidP="00D9575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DE7AD7">
              <w:rPr>
                <w:rFonts w:ascii="Times New Roman" w:eastAsia="Times New Roman" w:hAnsi="Times New Roman" w:cs="Times New Roman"/>
                <w:color w:val="4472C4" w:themeColor="accent1"/>
                <w:sz w:val="14"/>
                <w:szCs w:val="14"/>
              </w:rPr>
              <w:t xml:space="preserve">Two of five songs were selected. </w:t>
            </w:r>
            <w:r>
              <w:rPr>
                <w:rFonts w:ascii="Times New Roman" w:eastAsia="Times New Roman" w:hAnsi="Times New Roman" w:cs="Times New Roman"/>
                <w:color w:val="4472C4" w:themeColor="accent1"/>
                <w:sz w:val="14"/>
                <w:szCs w:val="14"/>
              </w:rPr>
              <w:t>These two</w:t>
            </w:r>
            <w:r w:rsidRPr="00DE7AD7">
              <w:rPr>
                <w:rFonts w:ascii="Times New Roman" w:eastAsia="Times New Roman" w:hAnsi="Times New Roman" w:cs="Times New Roman"/>
                <w:color w:val="4472C4" w:themeColor="accent1"/>
                <w:sz w:val="14"/>
                <w:szCs w:val="14"/>
              </w:rPr>
              <w:t xml:space="preserve"> song</w:t>
            </w:r>
            <w:r>
              <w:rPr>
                <w:rFonts w:ascii="Times New Roman" w:eastAsia="Times New Roman" w:hAnsi="Times New Roman" w:cs="Times New Roman"/>
                <w:color w:val="4472C4" w:themeColor="accent1"/>
                <w:sz w:val="14"/>
                <w:szCs w:val="14"/>
              </w:rPr>
              <w:t>s</w:t>
            </w:r>
            <w:r w:rsidRPr="00DE7AD7">
              <w:rPr>
                <w:rFonts w:ascii="Times New Roman" w:eastAsia="Times New Roman" w:hAnsi="Times New Roman" w:cs="Times New Roman"/>
                <w:color w:val="4472C4" w:themeColor="accent1"/>
                <w:sz w:val="14"/>
                <w:szCs w:val="14"/>
              </w:rPr>
              <w:t xml:space="preserve"> w</w:t>
            </w:r>
            <w:r>
              <w:rPr>
                <w:rFonts w:ascii="Times New Roman" w:eastAsia="Times New Roman" w:hAnsi="Times New Roman" w:cs="Times New Roman"/>
                <w:color w:val="4472C4" w:themeColor="accent1"/>
                <w:sz w:val="14"/>
                <w:szCs w:val="14"/>
              </w:rPr>
              <w:t>ere</w:t>
            </w:r>
            <w:r w:rsidRPr="00DE7AD7">
              <w:rPr>
                <w:rFonts w:ascii="Times New Roman" w:eastAsia="Times New Roman" w:hAnsi="Times New Roman" w:cs="Times New Roman"/>
                <w:color w:val="4472C4" w:themeColor="accent1"/>
                <w:sz w:val="14"/>
                <w:szCs w:val="14"/>
              </w:rPr>
              <w:t xml:space="preserve"> already in my library.</w:t>
            </w:r>
          </w:p>
        </w:tc>
        <w:tc>
          <w:tcPr>
            <w:tcW w:w="810" w:type="dxa"/>
          </w:tcPr>
          <w:p w14:paraId="07F9B897"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122B357A"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p>
          <w:p w14:paraId="1EAF3AC6" w14:textId="77777777" w:rsidR="00BA3934"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w:t>
            </w:r>
            <w:r w:rsidRPr="009C1CF2">
              <w:rPr>
                <w:rFonts w:ascii="Times New Roman" w:eastAsia="Times New Roman" w:hAnsi="Times New Roman" w:cs="Times New Roman"/>
                <w:sz w:val="14"/>
                <w:szCs w:val="14"/>
              </w:rPr>
              <w:t>0%</w:t>
            </w:r>
          </w:p>
          <w:p w14:paraId="436E9346" w14:textId="77777777" w:rsidR="00BA3934" w:rsidRPr="009C1CF2" w:rsidRDefault="00BA3934" w:rsidP="00D9575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40%</w:t>
            </w:r>
          </w:p>
        </w:tc>
      </w:tr>
      <w:tr w:rsidR="00BA3934" w:rsidRPr="009C1CF2" w14:paraId="4C405C02" w14:textId="77777777" w:rsidTr="005E1059">
        <w:trPr>
          <w:trHeight w:val="1070"/>
        </w:trPr>
        <w:tc>
          <w:tcPr>
            <w:cnfStyle w:val="001000000000" w:firstRow="0" w:lastRow="0" w:firstColumn="1" w:lastColumn="0" w:oddVBand="0" w:evenVBand="0" w:oddHBand="0" w:evenHBand="0" w:firstRowFirstColumn="0" w:firstRowLastColumn="0" w:lastRowFirstColumn="0" w:lastRowLastColumn="0"/>
            <w:tcW w:w="2250" w:type="dxa"/>
            <w:vAlign w:val="center"/>
          </w:tcPr>
          <w:p w14:paraId="2A30561D" w14:textId="77777777" w:rsidR="00BA3934" w:rsidRPr="00B5022D" w:rsidRDefault="00BA3934" w:rsidP="00D95754">
            <w:pPr>
              <w:rPr>
                <w:rFonts w:ascii="Times New Roman" w:eastAsia="Times New Roman" w:hAnsi="Times New Roman" w:cs="Times New Roman"/>
                <w:b w:val="0"/>
                <w:bCs w:val="0"/>
                <w:sz w:val="14"/>
                <w:szCs w:val="14"/>
              </w:rPr>
            </w:pPr>
            <w:r w:rsidRPr="00B5022D">
              <w:rPr>
                <w:rFonts w:ascii="Times New Roman" w:eastAsia="Times New Roman" w:hAnsi="Times New Roman" w:cs="Times New Roman"/>
                <w:b w:val="0"/>
                <w:bCs w:val="0"/>
                <w:sz w:val="14"/>
                <w:szCs w:val="14"/>
              </w:rPr>
              <w:lastRenderedPageBreak/>
              <w:t>Cosine Similarity</w:t>
            </w:r>
          </w:p>
        </w:tc>
        <w:tc>
          <w:tcPr>
            <w:tcW w:w="2430" w:type="dxa"/>
            <w:vAlign w:val="center"/>
          </w:tcPr>
          <w:p w14:paraId="1B644E49"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Generalized Dataset</w:t>
            </w:r>
          </w:p>
          <w:p w14:paraId="721BFF63"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EC3AF1">
              <w:rPr>
                <w:rFonts w:ascii="Times New Roman" w:eastAsia="Times New Roman" w:hAnsi="Times New Roman" w:cs="Times New Roman"/>
                <w:color w:val="4472C4" w:themeColor="accent1"/>
                <w:sz w:val="14"/>
                <w:szCs w:val="14"/>
              </w:rPr>
              <w:t>Global Weekly Top 100 Songs Dataset</w:t>
            </w:r>
          </w:p>
        </w:tc>
        <w:tc>
          <w:tcPr>
            <w:tcW w:w="1080" w:type="dxa"/>
            <w:vAlign w:val="center"/>
          </w:tcPr>
          <w:p w14:paraId="372173FF"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Five </w:t>
            </w:r>
            <w:r w:rsidRPr="009C1CF2">
              <w:rPr>
                <w:rFonts w:ascii="Times New Roman" w:eastAsia="Times New Roman" w:hAnsi="Times New Roman" w:cs="Times New Roman"/>
                <w:sz w:val="14"/>
                <w:szCs w:val="14"/>
              </w:rPr>
              <w:t>Song</w:t>
            </w:r>
            <w:r>
              <w:rPr>
                <w:rFonts w:ascii="Times New Roman" w:eastAsia="Times New Roman" w:hAnsi="Times New Roman" w:cs="Times New Roman"/>
                <w:sz w:val="14"/>
                <w:szCs w:val="14"/>
              </w:rPr>
              <w:t>s</w:t>
            </w:r>
          </w:p>
        </w:tc>
        <w:tc>
          <w:tcPr>
            <w:tcW w:w="1800" w:type="dxa"/>
          </w:tcPr>
          <w:p w14:paraId="196BE15E" w14:textId="77777777" w:rsidR="00BA3934"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One of five songs was selected. This song was already in my library</w:t>
            </w:r>
            <w:r>
              <w:rPr>
                <w:rFonts w:ascii="Times New Roman" w:eastAsia="Times New Roman" w:hAnsi="Times New Roman" w:cs="Times New Roman"/>
                <w:sz w:val="14"/>
                <w:szCs w:val="14"/>
              </w:rPr>
              <w:t>.</w:t>
            </w:r>
          </w:p>
          <w:p w14:paraId="5AB1A3EB" w14:textId="77777777" w:rsidR="00BA3934" w:rsidRPr="009C1CF2" w:rsidRDefault="00BA3934" w:rsidP="00D9575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21317D">
              <w:rPr>
                <w:rFonts w:ascii="Times New Roman" w:eastAsia="Times New Roman" w:hAnsi="Times New Roman" w:cs="Times New Roman"/>
                <w:color w:val="4472C4" w:themeColor="accent1"/>
                <w:sz w:val="14"/>
                <w:szCs w:val="14"/>
              </w:rPr>
              <w:t>Two of five songs were selected. One song was already in my library.</w:t>
            </w:r>
          </w:p>
        </w:tc>
        <w:tc>
          <w:tcPr>
            <w:tcW w:w="810" w:type="dxa"/>
            <w:vAlign w:val="center"/>
          </w:tcPr>
          <w:p w14:paraId="6BEA673A" w14:textId="77777777" w:rsidR="00BA3934"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9C1CF2">
              <w:rPr>
                <w:rFonts w:ascii="Times New Roman" w:eastAsia="Times New Roman" w:hAnsi="Times New Roman" w:cs="Times New Roman"/>
                <w:sz w:val="14"/>
                <w:szCs w:val="14"/>
              </w:rPr>
              <w:t>20%</w:t>
            </w:r>
            <w:r>
              <w:rPr>
                <w:rFonts w:ascii="Times New Roman" w:eastAsia="Times New Roman" w:hAnsi="Times New Roman" w:cs="Times New Roman"/>
                <w:sz w:val="14"/>
                <w:szCs w:val="14"/>
              </w:rPr>
              <w:t xml:space="preserve"> </w:t>
            </w:r>
          </w:p>
          <w:p w14:paraId="1A871BC0" w14:textId="77777777" w:rsidR="00BA3934" w:rsidRPr="009C1CF2" w:rsidRDefault="00BA3934" w:rsidP="00D9575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2024D9">
              <w:rPr>
                <w:rFonts w:ascii="Times New Roman" w:eastAsia="Times New Roman" w:hAnsi="Times New Roman" w:cs="Times New Roman"/>
                <w:color w:val="4472C4" w:themeColor="accent1"/>
                <w:sz w:val="14"/>
                <w:szCs w:val="14"/>
              </w:rPr>
              <w:t>40%</w:t>
            </w:r>
          </w:p>
        </w:tc>
      </w:tr>
    </w:tbl>
    <w:p w14:paraId="5C168899" w14:textId="77777777" w:rsidR="00BA3934" w:rsidRPr="006176AA" w:rsidRDefault="00BA3934" w:rsidP="00BA3934">
      <w:pPr>
        <w:pStyle w:val="ListParagraph"/>
        <w:spacing w:after="0"/>
        <w:ind w:left="1440"/>
        <w:rPr>
          <w:rFonts w:ascii="Times New Roman" w:eastAsia="Times New Roman" w:hAnsi="Times New Roman" w:cs="Times New Roman"/>
        </w:rPr>
      </w:pPr>
    </w:p>
    <w:p w14:paraId="6783478C"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At this point, it really triggers my curiosity to analyze the generalized dataset further. Here are the steps I followed.</w:t>
      </w:r>
    </w:p>
    <w:p w14:paraId="325CAA44"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27FCB577" w14:textId="77777777" w:rsidR="00BA3934" w:rsidRPr="005E1059" w:rsidRDefault="00BA3934" w:rsidP="00BA3934">
      <w:pPr>
        <w:pStyle w:val="ListParagraph"/>
        <w:numPr>
          <w:ilvl w:val="1"/>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Data Quality Recheck</w:t>
      </w:r>
    </w:p>
    <w:p w14:paraId="24CA6A01" w14:textId="77777777" w:rsidR="00BA3934" w:rsidRPr="005E1059" w:rsidRDefault="00BA3934" w:rsidP="00BA3934">
      <w:pPr>
        <w:pStyle w:val="ListParagraph"/>
        <w:numPr>
          <w:ilvl w:val="2"/>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Range</w:t>
      </w:r>
    </w:p>
    <w:p w14:paraId="04515EB1" w14:textId="77777777" w:rsidR="00BA3934" w:rsidRPr="005E1059" w:rsidRDefault="00BA3934" w:rsidP="00BA3934">
      <w:pPr>
        <w:pStyle w:val="ListParagraph"/>
        <w:numPr>
          <w:ilvl w:val="2"/>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Missing Values</w:t>
      </w:r>
    </w:p>
    <w:p w14:paraId="40AA53DD" w14:textId="77777777" w:rsidR="00BA3934" w:rsidRPr="005E1059" w:rsidRDefault="00BA3934" w:rsidP="00BA3934">
      <w:pPr>
        <w:pStyle w:val="ListParagraph"/>
        <w:numPr>
          <w:ilvl w:val="2"/>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Outliers</w:t>
      </w:r>
    </w:p>
    <w:p w14:paraId="61601B87"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3F0CE681"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I have performed this step in the data preparation assignment, but it is worthwhile for me to double check. Upon re-examining the generalized dataset, I have confirmed that there are no missing values or outliners among the 11 audio features I used to predict the streaming time. The ranges of key, loudness, and tempo were scaled between 0 to 1 using min-max scaling method. Therefore, the data quality is good for modeling. </w:t>
      </w:r>
    </w:p>
    <w:p w14:paraId="6CF3C23F"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5E6FCD7E" w14:textId="77777777" w:rsidR="00BA3934" w:rsidRPr="005E1059" w:rsidRDefault="00BA3934" w:rsidP="00BA3934">
      <w:pPr>
        <w:pStyle w:val="ListParagraph"/>
        <w:numPr>
          <w:ilvl w:val="1"/>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Visualizations </w:t>
      </w:r>
    </w:p>
    <w:p w14:paraId="022B361D" w14:textId="77777777" w:rsidR="00BA3934" w:rsidRPr="005E1059" w:rsidRDefault="00BA3934" w:rsidP="00BA3934">
      <w:pPr>
        <w:pStyle w:val="ListParagraph"/>
        <w:spacing w:after="0"/>
        <w:ind w:left="2880"/>
        <w:rPr>
          <w:rFonts w:ascii="Times New Roman" w:eastAsia="Times New Roman" w:hAnsi="Times New Roman" w:cs="Times New Roman"/>
          <w:sz w:val="24"/>
          <w:szCs w:val="24"/>
        </w:rPr>
      </w:pPr>
    </w:p>
    <w:p w14:paraId="4EC7BA1F" w14:textId="77777777" w:rsidR="00BA3934" w:rsidRPr="005E1059" w:rsidRDefault="00BA3934" w:rsidP="00BA3934">
      <w:pPr>
        <w:pStyle w:val="ListParagraph"/>
        <w:numPr>
          <w:ilvl w:val="2"/>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 decided to visualize the range and distribution of the audio features between the generalized dataset and global weekly top 100 songs dataset to dig into further.</w:t>
      </w:r>
    </w:p>
    <w:p w14:paraId="5F3C0AF5" w14:textId="77777777" w:rsidR="00BA3934" w:rsidRDefault="00BA3934" w:rsidP="00BA3934">
      <w:pPr>
        <w:pStyle w:val="ListParagraph"/>
        <w:spacing w:after="0"/>
        <w:ind w:left="2880"/>
        <w:rPr>
          <w:rFonts w:ascii="Times New Roman" w:eastAsia="Times New Roman" w:hAnsi="Times New Roman" w:cs="Times New Roman"/>
          <w:i/>
          <w:iCs/>
          <w:color w:val="70AD47" w:themeColor="accent6"/>
        </w:rPr>
      </w:pPr>
    </w:p>
    <w:p w14:paraId="1D7D45BA" w14:textId="77777777" w:rsidR="00BA3934" w:rsidRPr="005E1059" w:rsidRDefault="00BA3934" w:rsidP="00BA3934">
      <w:pPr>
        <w:pStyle w:val="ListParagraph"/>
        <w:numPr>
          <w:ilvl w:val="2"/>
          <w:numId w:val="41"/>
        </w:numPr>
        <w:spacing w:after="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Code</w:t>
      </w:r>
    </w:p>
    <w:p w14:paraId="69E8B98C" w14:textId="77777777" w:rsidR="00BA3934" w:rsidRDefault="00BA3934" w:rsidP="00BA3934">
      <w:pPr>
        <w:pStyle w:val="ListParagraph"/>
        <w:spacing w:after="0"/>
        <w:ind w:left="2880"/>
        <w:rPr>
          <w:rFonts w:ascii="Times New Roman" w:eastAsia="Times New Roman" w:hAnsi="Times New Roman" w:cs="Times New Roman"/>
          <w:i/>
          <w:iCs/>
          <w:color w:val="70AD47" w:themeColor="accent6"/>
        </w:rPr>
      </w:pPr>
    </w:p>
    <w:p w14:paraId="20232CEB" w14:textId="77777777" w:rsidR="00BA3934" w:rsidRPr="00C407EB" w:rsidRDefault="00BA3934" w:rsidP="00BA3934">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06A1925C" wp14:editId="7F7882B3">
            <wp:extent cx="4193899" cy="1987621"/>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210166" cy="1995331"/>
                    </a:xfrm>
                    <a:prstGeom prst="rect">
                      <a:avLst/>
                    </a:prstGeom>
                  </pic:spPr>
                </pic:pic>
              </a:graphicData>
            </a:graphic>
          </wp:inline>
        </w:drawing>
      </w:r>
    </w:p>
    <w:p w14:paraId="007EECEC" w14:textId="77777777" w:rsidR="00BA3934" w:rsidRDefault="00BA3934" w:rsidP="00BA3934">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4D3AFE78" wp14:editId="6B411BBB">
            <wp:extent cx="4193540" cy="1121413"/>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235206" cy="1132555"/>
                    </a:xfrm>
                    <a:prstGeom prst="rect">
                      <a:avLst/>
                    </a:prstGeom>
                  </pic:spPr>
                </pic:pic>
              </a:graphicData>
            </a:graphic>
          </wp:inline>
        </w:drawing>
      </w:r>
    </w:p>
    <w:p w14:paraId="2053BA08" w14:textId="77777777" w:rsidR="00BA3934" w:rsidRDefault="00BA3934" w:rsidP="00BA3934">
      <w:pPr>
        <w:pStyle w:val="ListParagraph"/>
        <w:spacing w:after="0"/>
        <w:ind w:left="2880"/>
        <w:rPr>
          <w:rFonts w:ascii="Times New Roman" w:eastAsia="Times New Roman" w:hAnsi="Times New Roman" w:cs="Times New Roman"/>
          <w:i/>
          <w:iCs/>
          <w:color w:val="70AD47" w:themeColor="accent6"/>
        </w:rPr>
      </w:pPr>
      <w:r>
        <w:rPr>
          <w:noProof/>
        </w:rPr>
        <w:lastRenderedPageBreak/>
        <w:drawing>
          <wp:inline distT="0" distB="0" distL="0" distR="0" wp14:anchorId="3BD1C27B" wp14:editId="791EB1BC">
            <wp:extent cx="4188798" cy="1212782"/>
            <wp:effectExtent l="0" t="0" r="2540" b="698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40465" cy="1227741"/>
                    </a:xfrm>
                    <a:prstGeom prst="rect">
                      <a:avLst/>
                    </a:prstGeom>
                  </pic:spPr>
                </pic:pic>
              </a:graphicData>
            </a:graphic>
          </wp:inline>
        </w:drawing>
      </w:r>
    </w:p>
    <w:p w14:paraId="47148366" w14:textId="77777777" w:rsidR="00BA3934" w:rsidRDefault="00BA3934" w:rsidP="00BA3934">
      <w:pPr>
        <w:pStyle w:val="ListParagraph"/>
        <w:spacing w:after="0"/>
        <w:ind w:left="2880"/>
        <w:rPr>
          <w:rFonts w:ascii="Times New Roman" w:eastAsia="Times New Roman" w:hAnsi="Times New Roman" w:cs="Times New Roman"/>
          <w:i/>
          <w:iCs/>
          <w:color w:val="70AD47" w:themeColor="accent6"/>
        </w:rPr>
      </w:pPr>
    </w:p>
    <w:p w14:paraId="7901B1C3" w14:textId="77777777" w:rsidR="00BA3934" w:rsidRDefault="00BA3934" w:rsidP="00BA3934">
      <w:pPr>
        <w:pStyle w:val="ListParagraph"/>
        <w:spacing w:after="0"/>
        <w:ind w:left="2880"/>
        <w:rPr>
          <w:rFonts w:ascii="Times New Roman" w:eastAsia="Times New Roman" w:hAnsi="Times New Roman" w:cs="Times New Roman"/>
          <w:i/>
          <w:iCs/>
          <w:color w:val="70AD47" w:themeColor="accent6"/>
        </w:rPr>
      </w:pPr>
    </w:p>
    <w:p w14:paraId="510D75EF" w14:textId="77777777" w:rsidR="00BA3934" w:rsidRPr="005E1059" w:rsidRDefault="00BA3934" w:rsidP="00BA3934">
      <w:pPr>
        <w:pStyle w:val="ListParagraph"/>
        <w:spacing w:after="0"/>
        <w:ind w:left="2880"/>
        <w:rPr>
          <w:rFonts w:ascii="Times New Roman" w:eastAsia="Times New Roman" w:hAnsi="Times New Roman" w:cs="Times New Roman"/>
          <w:i/>
          <w:iCs/>
          <w:color w:val="70AD47" w:themeColor="accent6"/>
          <w:sz w:val="24"/>
          <w:szCs w:val="24"/>
        </w:rPr>
      </w:pPr>
      <w:r w:rsidRPr="005E1059">
        <w:rPr>
          <w:rFonts w:ascii="Times New Roman" w:eastAsia="Times New Roman" w:hAnsi="Times New Roman" w:cs="Times New Roman"/>
          <w:i/>
          <w:iCs/>
          <w:color w:val="70AD47" w:themeColor="accent6"/>
          <w:sz w:val="24"/>
          <w:szCs w:val="24"/>
        </w:rPr>
        <w:t>Output</w:t>
      </w:r>
    </w:p>
    <w:p w14:paraId="0C72217A" w14:textId="77777777" w:rsidR="00BA3934" w:rsidRPr="00C407EB" w:rsidRDefault="00BA3934" w:rsidP="00BA3934">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29957D52" wp14:editId="66F58EB9">
            <wp:extent cx="1257961" cy="987610"/>
            <wp:effectExtent l="0" t="0" r="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281739" cy="1006277"/>
                    </a:xfrm>
                    <a:prstGeom prst="rect">
                      <a:avLst/>
                    </a:prstGeom>
                  </pic:spPr>
                </pic:pic>
              </a:graphicData>
            </a:graphic>
          </wp:inline>
        </w:drawing>
      </w:r>
      <w:r>
        <w:rPr>
          <w:rFonts w:ascii="Times New Roman" w:eastAsia="Times New Roman" w:hAnsi="Times New Roman" w:cs="Times New Roman"/>
          <w:i/>
          <w:iCs/>
          <w:color w:val="70AD47" w:themeColor="accent6"/>
        </w:rPr>
        <w:t xml:space="preserve"> </w:t>
      </w:r>
      <w:r>
        <w:rPr>
          <w:noProof/>
        </w:rPr>
        <w:drawing>
          <wp:inline distT="0" distB="0" distL="0" distR="0" wp14:anchorId="75714A89" wp14:editId="1645693A">
            <wp:extent cx="1289674" cy="986857"/>
            <wp:effectExtent l="0" t="0" r="6350" b="381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325602" cy="1014349"/>
                    </a:xfrm>
                    <a:prstGeom prst="rect">
                      <a:avLst/>
                    </a:prstGeom>
                  </pic:spPr>
                </pic:pic>
              </a:graphicData>
            </a:graphic>
          </wp:inline>
        </w:drawing>
      </w:r>
      <w:r>
        <w:rPr>
          <w:rFonts w:ascii="Times New Roman" w:eastAsia="Times New Roman" w:hAnsi="Times New Roman" w:cs="Times New Roman"/>
          <w:i/>
          <w:iCs/>
          <w:color w:val="70AD47" w:themeColor="accent6"/>
        </w:rPr>
        <w:t xml:space="preserve"> </w:t>
      </w:r>
      <w:r>
        <w:rPr>
          <w:noProof/>
        </w:rPr>
        <w:drawing>
          <wp:inline distT="0" distB="0" distL="0" distR="0" wp14:anchorId="7FE2887E" wp14:editId="309B5358">
            <wp:extent cx="1334332" cy="989723"/>
            <wp:effectExtent l="0" t="0" r="0" b="127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340198" cy="994074"/>
                    </a:xfrm>
                    <a:prstGeom prst="rect">
                      <a:avLst/>
                    </a:prstGeom>
                  </pic:spPr>
                </pic:pic>
              </a:graphicData>
            </a:graphic>
          </wp:inline>
        </w:drawing>
      </w:r>
    </w:p>
    <w:p w14:paraId="117AFC05" w14:textId="77777777" w:rsidR="00BA3934" w:rsidRDefault="00BA3934" w:rsidP="00BA3934">
      <w:pPr>
        <w:pStyle w:val="ListParagraph"/>
        <w:spacing w:after="0"/>
        <w:ind w:left="2880"/>
        <w:rPr>
          <w:rFonts w:ascii="Times New Roman" w:eastAsia="Times New Roman" w:hAnsi="Times New Roman" w:cs="Times New Roman"/>
        </w:rPr>
      </w:pPr>
      <w:r>
        <w:rPr>
          <w:noProof/>
        </w:rPr>
        <w:drawing>
          <wp:inline distT="0" distB="0" distL="0" distR="0" wp14:anchorId="51D91D53" wp14:editId="1146E880">
            <wp:extent cx="1287701" cy="1019431"/>
            <wp:effectExtent l="0" t="0" r="825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304029" cy="1032357"/>
                    </a:xfrm>
                    <a:prstGeom prst="rect">
                      <a:avLst/>
                    </a:prstGeom>
                  </pic:spPr>
                </pic:pic>
              </a:graphicData>
            </a:graphic>
          </wp:inline>
        </w:drawing>
      </w:r>
      <w:r>
        <w:rPr>
          <w:noProof/>
        </w:rPr>
        <w:drawing>
          <wp:inline distT="0" distB="0" distL="0" distR="0" wp14:anchorId="685226D4" wp14:editId="32A872ED">
            <wp:extent cx="1324014" cy="1018692"/>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337537" cy="1029097"/>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034DB4C2" wp14:editId="571C34F7">
            <wp:extent cx="1268351" cy="1004689"/>
            <wp:effectExtent l="0" t="0" r="8255"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282596" cy="1015973"/>
                    </a:xfrm>
                    <a:prstGeom prst="rect">
                      <a:avLst/>
                    </a:prstGeom>
                  </pic:spPr>
                </pic:pic>
              </a:graphicData>
            </a:graphic>
          </wp:inline>
        </w:drawing>
      </w:r>
    </w:p>
    <w:p w14:paraId="36231639" w14:textId="77777777" w:rsidR="00BA3934" w:rsidRDefault="00BA3934" w:rsidP="00BA3934">
      <w:pPr>
        <w:pStyle w:val="ListParagraph"/>
        <w:spacing w:after="0"/>
        <w:ind w:left="2880"/>
        <w:rPr>
          <w:rFonts w:ascii="Times New Roman" w:eastAsia="Times New Roman" w:hAnsi="Times New Roman" w:cs="Times New Roman"/>
        </w:rPr>
      </w:pPr>
      <w:r>
        <w:rPr>
          <w:noProof/>
        </w:rPr>
        <w:drawing>
          <wp:inline distT="0" distB="0" distL="0" distR="0" wp14:anchorId="7028D44D" wp14:editId="69658661">
            <wp:extent cx="1233453" cy="967414"/>
            <wp:effectExtent l="0" t="0" r="5080" b="444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252162" cy="982088"/>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76E1338B" wp14:editId="38834273">
            <wp:extent cx="1207045" cy="965099"/>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219444" cy="975012"/>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1E98FF6F" wp14:editId="6E8C0E01">
            <wp:extent cx="1206696" cy="969618"/>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223519" cy="983135"/>
                    </a:xfrm>
                    <a:prstGeom prst="rect">
                      <a:avLst/>
                    </a:prstGeom>
                  </pic:spPr>
                </pic:pic>
              </a:graphicData>
            </a:graphic>
          </wp:inline>
        </w:drawing>
      </w:r>
    </w:p>
    <w:p w14:paraId="7B184A57" w14:textId="77777777" w:rsidR="00BA3934" w:rsidRDefault="00BA3934" w:rsidP="00BA3934">
      <w:pPr>
        <w:pStyle w:val="ListParagraph"/>
        <w:spacing w:after="0"/>
        <w:ind w:left="2880"/>
        <w:rPr>
          <w:rFonts w:ascii="Times New Roman" w:eastAsia="Times New Roman" w:hAnsi="Times New Roman" w:cs="Times New Roman"/>
        </w:rPr>
      </w:pPr>
      <w:r>
        <w:rPr>
          <w:noProof/>
        </w:rPr>
        <w:drawing>
          <wp:inline distT="0" distB="0" distL="0" distR="0" wp14:anchorId="0E021D8C" wp14:editId="02344DF8">
            <wp:extent cx="1233863" cy="973679"/>
            <wp:effectExtent l="0" t="0" r="444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7209" cy="984210"/>
                    </a:xfrm>
                    <a:prstGeom prst="rect">
                      <a:avLst/>
                    </a:prstGeom>
                  </pic:spPr>
                </pic:pic>
              </a:graphicData>
            </a:graphic>
          </wp:inline>
        </w:drawing>
      </w:r>
      <w:r>
        <w:rPr>
          <w:rFonts w:ascii="Times New Roman" w:eastAsia="Times New Roman" w:hAnsi="Times New Roman" w:cs="Times New Roman"/>
        </w:rPr>
        <w:t xml:space="preserve">  </w:t>
      </w:r>
      <w:r>
        <w:rPr>
          <w:noProof/>
        </w:rPr>
        <w:drawing>
          <wp:inline distT="0" distB="0" distL="0" distR="0" wp14:anchorId="2B9FC8DC" wp14:editId="2BE96862">
            <wp:extent cx="1225608" cy="973514"/>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244578" cy="988582"/>
                    </a:xfrm>
                    <a:prstGeom prst="rect">
                      <a:avLst/>
                    </a:prstGeom>
                  </pic:spPr>
                </pic:pic>
              </a:graphicData>
            </a:graphic>
          </wp:inline>
        </w:drawing>
      </w:r>
    </w:p>
    <w:p w14:paraId="6DE8F04D" w14:textId="77777777" w:rsidR="00BA3934" w:rsidRDefault="00BA3934" w:rsidP="00BA3934">
      <w:pPr>
        <w:pStyle w:val="ListParagraph"/>
        <w:spacing w:after="0"/>
        <w:ind w:left="2880"/>
        <w:rPr>
          <w:rFonts w:ascii="Times New Roman" w:eastAsia="Times New Roman" w:hAnsi="Times New Roman" w:cs="Times New Roman"/>
        </w:rPr>
      </w:pPr>
    </w:p>
    <w:p w14:paraId="1C57AE30" w14:textId="77777777" w:rsidR="00BA3934" w:rsidRPr="005E1059" w:rsidRDefault="00BA3934" w:rsidP="00BA3934">
      <w:pPr>
        <w:pStyle w:val="ListParagraph"/>
        <w:numPr>
          <w:ilvl w:val="2"/>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I used density (relative value) as the y-axis instead of count (absolute value) because the there was a stark contrast in the number of observations between two datasets. The x-axis is the range of the audio features. Key, loudness and tempo had been scaled. Then I visualized each audio feature between two datasets and found some interesting patterns.</w:t>
      </w:r>
    </w:p>
    <w:p w14:paraId="6AC236C9" w14:textId="77777777" w:rsidR="00BA3934" w:rsidRPr="005E1059" w:rsidRDefault="00BA3934" w:rsidP="00BA3934">
      <w:pPr>
        <w:pStyle w:val="ListParagraph"/>
        <w:numPr>
          <w:ilvl w:val="3"/>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Mode, </w:t>
      </w:r>
      <w:proofErr w:type="spellStart"/>
      <w:r w:rsidRPr="005E1059">
        <w:rPr>
          <w:rFonts w:ascii="Times New Roman" w:eastAsia="Times New Roman" w:hAnsi="Times New Roman" w:cs="Times New Roman"/>
          <w:sz w:val="24"/>
          <w:szCs w:val="24"/>
        </w:rPr>
        <w:t>speechiness</w:t>
      </w:r>
      <w:proofErr w:type="spellEnd"/>
      <w:r w:rsidRPr="005E1059">
        <w:rPr>
          <w:rFonts w:ascii="Times New Roman" w:eastAsia="Times New Roman" w:hAnsi="Times New Roman" w:cs="Times New Roman"/>
          <w:sz w:val="24"/>
          <w:szCs w:val="24"/>
        </w:rPr>
        <w:t xml:space="preserve">, </w:t>
      </w:r>
      <w:proofErr w:type="spellStart"/>
      <w:r w:rsidRPr="005E1059">
        <w:rPr>
          <w:rFonts w:ascii="Times New Roman" w:eastAsia="Times New Roman" w:hAnsi="Times New Roman" w:cs="Times New Roman"/>
          <w:sz w:val="24"/>
          <w:szCs w:val="24"/>
        </w:rPr>
        <w:t>instrumentalness</w:t>
      </w:r>
      <w:proofErr w:type="spellEnd"/>
      <w:r w:rsidRPr="005E1059">
        <w:rPr>
          <w:rFonts w:ascii="Times New Roman" w:eastAsia="Times New Roman" w:hAnsi="Times New Roman" w:cs="Times New Roman"/>
          <w:sz w:val="24"/>
          <w:szCs w:val="24"/>
        </w:rPr>
        <w:t>, and liveness had similar distributions in both datasets, while the distributions of the other seven audio features differed significantly from one another</w:t>
      </w:r>
      <w:r w:rsidRPr="005E1059">
        <w:rPr>
          <w:rStyle w:val="FootnoteReference"/>
          <w:rFonts w:ascii="Times New Roman" w:eastAsia="Times New Roman" w:hAnsi="Times New Roman" w:cs="Times New Roman"/>
          <w:sz w:val="24"/>
          <w:szCs w:val="24"/>
        </w:rPr>
        <w:footnoteReference w:id="7"/>
      </w:r>
      <w:r w:rsidRPr="005E1059">
        <w:rPr>
          <w:rFonts w:ascii="Times New Roman" w:eastAsia="Times New Roman" w:hAnsi="Times New Roman" w:cs="Times New Roman"/>
          <w:sz w:val="24"/>
          <w:szCs w:val="24"/>
        </w:rPr>
        <w:t>.</w:t>
      </w:r>
    </w:p>
    <w:p w14:paraId="37BCA492" w14:textId="77777777" w:rsidR="00BA3934" w:rsidRPr="005E1059" w:rsidRDefault="00BA3934" w:rsidP="00BA3934">
      <w:pPr>
        <w:pStyle w:val="ListParagraph"/>
        <w:numPr>
          <w:ilvl w:val="3"/>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lastRenderedPageBreak/>
        <w:t xml:space="preserve">On average, songs in global weekly top 100 songs dataset have higher danceability, energy but lower loudness, valence and tempo compared to songs in generalized dataset. My guess is that the current trend is leaning towards a genre like techno, which is a type of electronic dance music (EDM) but has a lower </w:t>
      </w:r>
      <w:del w:id="341" w:author="Madeline" w:date="2023-04-08T11:05:00Z">
        <w:r w:rsidRPr="005E1059" w:rsidDel="00C674A6">
          <w:rPr>
            <w:rFonts w:ascii="Times New Roman" w:eastAsia="Times New Roman" w:hAnsi="Times New Roman" w:cs="Times New Roman"/>
            <w:sz w:val="24"/>
            <w:szCs w:val="24"/>
          </w:rPr>
          <w:delText xml:space="preserve">  </w:delText>
        </w:r>
      </w:del>
      <w:r w:rsidRPr="005E1059">
        <w:rPr>
          <w:rFonts w:ascii="Times New Roman" w:eastAsia="Times New Roman" w:hAnsi="Times New Roman" w:cs="Times New Roman"/>
          <w:sz w:val="24"/>
          <w:szCs w:val="24"/>
        </w:rPr>
        <w:t xml:space="preserve">loudness and slight lower tempo. </w:t>
      </w:r>
    </w:p>
    <w:p w14:paraId="5B024FED" w14:textId="77777777" w:rsidR="00BA3934" w:rsidRPr="005E1059" w:rsidRDefault="00BA3934" w:rsidP="00BA3934">
      <w:pPr>
        <w:pStyle w:val="ListParagraph"/>
        <w:numPr>
          <w:ilvl w:val="3"/>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The most significant difference between two datasets is key. Songs in generalized dataset have more variances in key compared to songs in global weekly top 100 songs dataset. This makes sense to me because as there are more genres of songs in the generalized dataset while songs in the global weekly top 100 songs dataset focus on some mainstreams with less diversity.</w:t>
      </w:r>
    </w:p>
    <w:p w14:paraId="02C11D9B" w14:textId="77777777" w:rsidR="00BA3934" w:rsidRPr="005E1059" w:rsidRDefault="00BA3934" w:rsidP="00BA3934">
      <w:pPr>
        <w:pStyle w:val="ListParagraph"/>
        <w:numPr>
          <w:ilvl w:val="3"/>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Another interesting point is that in terms of </w:t>
      </w:r>
      <w:proofErr w:type="spellStart"/>
      <w:r w:rsidRPr="005E1059">
        <w:rPr>
          <w:rFonts w:ascii="Times New Roman" w:eastAsia="Times New Roman" w:hAnsi="Times New Roman" w:cs="Times New Roman"/>
          <w:sz w:val="24"/>
          <w:szCs w:val="24"/>
        </w:rPr>
        <w:t>acousticness</w:t>
      </w:r>
      <w:proofErr w:type="spellEnd"/>
      <w:r w:rsidRPr="005E1059">
        <w:rPr>
          <w:rFonts w:ascii="Times New Roman" w:eastAsia="Times New Roman" w:hAnsi="Times New Roman" w:cs="Times New Roman"/>
          <w:sz w:val="24"/>
          <w:szCs w:val="24"/>
        </w:rPr>
        <w:t>, songs in the generalized dataset are either low (close to 0.05) or very high (close to 1) while songs in the global weekly top 100 songs dataset are generally low (close to 0.1). I am not exactly sure about this difference.</w:t>
      </w:r>
    </w:p>
    <w:p w14:paraId="45996301" w14:textId="77777777" w:rsidR="00BA3934" w:rsidRPr="005E1059" w:rsidRDefault="00BA3934" w:rsidP="00BA3934">
      <w:pPr>
        <w:pStyle w:val="ListParagraph"/>
        <w:spacing w:after="0"/>
        <w:ind w:left="1440"/>
        <w:rPr>
          <w:rFonts w:ascii="Times New Roman" w:eastAsia="Times New Roman" w:hAnsi="Times New Roman" w:cs="Times New Roman"/>
          <w:sz w:val="24"/>
          <w:szCs w:val="24"/>
        </w:rPr>
      </w:pPr>
    </w:p>
    <w:p w14:paraId="2877F0D6" w14:textId="77777777" w:rsidR="00BA3934" w:rsidRPr="005E1059" w:rsidRDefault="00BA3934" w:rsidP="00BA3934">
      <w:pPr>
        <w:pStyle w:val="ListParagraph"/>
        <w:numPr>
          <w:ilvl w:val="0"/>
          <w:numId w:val="41"/>
        </w:numPr>
        <w:spacing w:after="0"/>
        <w:rPr>
          <w:rFonts w:ascii="Times New Roman" w:eastAsia="Times New Roman" w:hAnsi="Times New Roman" w:cs="Times New Roman"/>
          <w:sz w:val="24"/>
          <w:szCs w:val="24"/>
        </w:rPr>
      </w:pPr>
      <w:r w:rsidRPr="005E1059">
        <w:rPr>
          <w:rFonts w:ascii="Times New Roman" w:eastAsia="Times New Roman" w:hAnsi="Times New Roman" w:cs="Times New Roman"/>
          <w:sz w:val="24"/>
          <w:szCs w:val="24"/>
        </w:rPr>
        <w:t xml:space="preserve">Based on the above explorations, there are variances of distribution between certain audio features including the danceability, energy, loudness, valence, tempo and </w:t>
      </w:r>
      <w:proofErr w:type="spellStart"/>
      <w:r w:rsidRPr="005E1059">
        <w:rPr>
          <w:rFonts w:ascii="Times New Roman" w:eastAsia="Times New Roman" w:hAnsi="Times New Roman" w:cs="Times New Roman"/>
          <w:sz w:val="24"/>
          <w:szCs w:val="24"/>
        </w:rPr>
        <w:t>acousticness</w:t>
      </w:r>
      <w:proofErr w:type="spellEnd"/>
      <w:r w:rsidRPr="005E1059">
        <w:rPr>
          <w:rFonts w:ascii="Times New Roman" w:eastAsia="Times New Roman" w:hAnsi="Times New Roman" w:cs="Times New Roman"/>
          <w:sz w:val="24"/>
          <w:szCs w:val="24"/>
        </w:rPr>
        <w:t xml:space="preserve"> between two test datasets. These variances potentially impact the performances of the models. Hence, while building the model is crucial, the selection of the appropriate test datasets is equally important. In certain cases, even with a powerful model, incorrect selection of the test dataset can result in the failure of the model. For instance, if someone is not a fan of J-pop, using a test dataset comprising solely of J-pop won’t give favorable results no matter how good the model is. In my case, which is not as extreme as the J-pop example, I would prefer to use recent global songs as the test data pool because the generalized dataset consisting of all songs from 1921 to 2020 really is outdated and does not match my preferences.</w:t>
      </w:r>
    </w:p>
    <w:p w14:paraId="1C5F1990" w14:textId="77777777" w:rsidR="00BA3934" w:rsidRDefault="00BA3934" w:rsidP="00BA3934">
      <w:pPr>
        <w:pStyle w:val="ListParagraph"/>
        <w:spacing w:after="0"/>
        <w:ind w:left="1440"/>
        <w:rPr>
          <w:rFonts w:ascii="Times New Roman" w:eastAsia="Times New Roman" w:hAnsi="Times New Roman" w:cs="Times New Roman"/>
        </w:rPr>
      </w:pPr>
    </w:p>
    <w:p w14:paraId="0764584C" w14:textId="77777777" w:rsidR="00BA3934" w:rsidRDefault="00BA3934" w:rsidP="00BA3934">
      <w:pPr>
        <w:pStyle w:val="ListParagraph"/>
        <w:spacing w:after="0"/>
        <w:ind w:left="1440"/>
        <w:rPr>
          <w:rFonts w:ascii="Times New Roman" w:eastAsia="Times New Roman" w:hAnsi="Times New Roman" w:cs="Times New Roman"/>
        </w:rPr>
      </w:pPr>
    </w:p>
    <w:p w14:paraId="2F9C0AD1" w14:textId="77777777" w:rsidR="00BA3934" w:rsidRDefault="00BA3934" w:rsidP="00BA3934">
      <w:pPr>
        <w:rPr>
          <w:rFonts w:ascii="Times New Roman" w:eastAsia="Times New Roman" w:hAnsi="Times New Roman" w:cs="Times New Roman"/>
        </w:rPr>
      </w:pPr>
      <w:r w:rsidRPr="00B61DC2">
        <w:rPr>
          <w:rFonts w:ascii="Times New Roman" w:eastAsia="Times New Roman" w:hAnsi="Times New Roman" w:cs="Times New Roman"/>
        </w:rPr>
        <w:t xml:space="preserve">Now, the models are ready to use. </w:t>
      </w:r>
      <w:r>
        <w:rPr>
          <w:rFonts w:ascii="Times New Roman" w:eastAsia="Times New Roman" w:hAnsi="Times New Roman" w:cs="Times New Roman"/>
        </w:rPr>
        <w:t xml:space="preserve">As this is not a company-wise project but a personal project, I do not have the resources to plan for deployment from a company level, such as building the platform for deployment and continuously monitoring. However, the models can still be utilized for recommendation purposes and provide benefits to the public. </w:t>
      </w:r>
    </w:p>
    <w:p w14:paraId="1057B80A" w14:textId="77777777" w:rsidR="00BA3934" w:rsidRDefault="00BA3934" w:rsidP="00BA3934">
      <w:pPr>
        <w:rPr>
          <w:rFonts w:ascii="Times New Roman" w:eastAsia="Times New Roman" w:hAnsi="Times New Roman" w:cs="Times New Roman"/>
        </w:rPr>
      </w:pPr>
    </w:p>
    <w:p w14:paraId="103C0F62"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B</w:t>
      </w:r>
      <w:r w:rsidRPr="00B61DC2">
        <w:rPr>
          <w:rFonts w:ascii="Times New Roman" w:eastAsia="Times New Roman" w:hAnsi="Times New Roman" w:cs="Times New Roman"/>
        </w:rPr>
        <w:t>elow is a summary of my strategy with the detailed steps.</w:t>
      </w:r>
    </w:p>
    <w:p w14:paraId="6B26DB78" w14:textId="77777777" w:rsidR="00BA3934" w:rsidRDefault="00BA3934" w:rsidP="00BA3934">
      <w:pPr>
        <w:rPr>
          <w:rFonts w:ascii="Times New Roman" w:eastAsia="Times New Roman" w:hAnsi="Times New Roman" w:cs="Times New Roman"/>
        </w:rPr>
      </w:pPr>
    </w:p>
    <w:p w14:paraId="4CBE85A0"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First, once I finalize my paper, I will share it in my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page. I hope people who are interested in Spotify recommendation system can offer their comments or ask questions of the work I did. By exchanging ideas and thoughts, we can work together to polish the work and improve the algorithms.</w:t>
      </w:r>
    </w:p>
    <w:p w14:paraId="44192EDB" w14:textId="77777777" w:rsidR="00BA3934" w:rsidRDefault="00BA3934" w:rsidP="00BA3934">
      <w:pPr>
        <w:rPr>
          <w:rFonts w:ascii="Times New Roman" w:eastAsia="Times New Roman" w:hAnsi="Times New Roman" w:cs="Times New Roman"/>
        </w:rPr>
      </w:pPr>
    </w:p>
    <w:p w14:paraId="15275856"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lastRenderedPageBreak/>
        <w:t>Second, I will consolidate the codes (revise if needed) and give instructions on how to apply my codes to user’s personal music data.</w:t>
      </w:r>
    </w:p>
    <w:p w14:paraId="21748761" w14:textId="77777777" w:rsidR="00BA3934" w:rsidRDefault="00BA3934" w:rsidP="00BA3934">
      <w:pPr>
        <w:rPr>
          <w:rFonts w:ascii="Times New Roman" w:eastAsia="Times New Roman" w:hAnsi="Times New Roman" w:cs="Times New Roman"/>
        </w:rPr>
      </w:pPr>
    </w:p>
    <w:p w14:paraId="0E7A4731"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Third, I will collect each user’s results, including 1) which supervised learning model has the best performance in each user’s case; 2) which test dataset has a better result in each user’s case; 3) the accuracy of the models.</w:t>
      </w:r>
    </w:p>
    <w:p w14:paraId="0409EA10" w14:textId="77777777" w:rsidR="00BA3934" w:rsidRDefault="00BA3934" w:rsidP="00BA3934">
      <w:pPr>
        <w:rPr>
          <w:rFonts w:ascii="Times New Roman" w:eastAsia="Times New Roman" w:hAnsi="Times New Roman" w:cs="Times New Roman"/>
        </w:rPr>
      </w:pPr>
    </w:p>
    <w:p w14:paraId="0B651154"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Fourth, I will conduct an analysis to determine whether the results based on my personal music data overall are consistent with those of other users. If consistent, it would indicate that the algorithms are fairly accurate. If it is not consistent, it would indicate further improvements still need to be made. </w:t>
      </w:r>
    </w:p>
    <w:p w14:paraId="3F5668C1" w14:textId="77777777" w:rsidR="00BA3934" w:rsidRDefault="00BA3934" w:rsidP="00BA3934">
      <w:pPr>
        <w:rPr>
          <w:rFonts w:ascii="Times New Roman" w:eastAsia="Times New Roman" w:hAnsi="Times New Roman" w:cs="Times New Roman"/>
        </w:rPr>
      </w:pPr>
    </w:p>
    <w:p w14:paraId="70FD9884"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At the same time, I will also follow the latest news and research related to this topic and keep myself up to date with the latest developments in this field.</w:t>
      </w:r>
    </w:p>
    <w:p w14:paraId="4BD0E914" w14:textId="77777777" w:rsidR="00BA3934" w:rsidRPr="00CF3F89" w:rsidRDefault="00BA3934" w:rsidP="00BA3934">
      <w:pPr>
        <w:rPr>
          <w:rFonts w:ascii="Times New Roman" w:eastAsia="Times New Roman" w:hAnsi="Times New Roman" w:cs="Times New Roman"/>
        </w:rPr>
      </w:pPr>
    </w:p>
    <w:p w14:paraId="288A781D" w14:textId="77777777" w:rsidR="00BA3934" w:rsidRDefault="00BA3934" w:rsidP="00BA3934">
      <w:pPr>
        <w:rPr>
          <w:rFonts w:ascii="Times New Roman" w:eastAsia="Times New Roman" w:hAnsi="Times New Roman" w:cs="Times New Roman"/>
          <w:b/>
          <w:bCs/>
          <w:color w:val="70AD47"/>
        </w:rPr>
      </w:pPr>
    </w:p>
    <w:p w14:paraId="632EADD3"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6.2: Planning Monitoring and Maintenance </w:t>
      </w:r>
    </w:p>
    <w:p w14:paraId="10CF67D3" w14:textId="77777777" w:rsidR="00BA3934" w:rsidDel="007B2244" w:rsidRDefault="00BA3934" w:rsidP="00BA3934">
      <w:pPr>
        <w:rPr>
          <w:del w:id="342" w:author="Lin, Madeline" w:date="2023-04-08T00:27:00Z"/>
          <w:rFonts w:ascii="Times New Roman" w:eastAsia="Times New Roman" w:hAnsi="Times New Roman" w:cs="Times New Roman"/>
          <w:b/>
          <w:bCs/>
          <w:color w:val="70AD47"/>
        </w:rPr>
      </w:pPr>
    </w:p>
    <w:p w14:paraId="7FCEB9E7" w14:textId="296CFCFC"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Monitoring and Maintenance Plan</w:t>
      </w:r>
    </w:p>
    <w:p w14:paraId="38BED239" w14:textId="77777777" w:rsidR="00BA3934" w:rsidRDefault="00BA3934" w:rsidP="00BA3934">
      <w:pPr>
        <w:rPr>
          <w:rFonts w:ascii="Times New Roman" w:eastAsia="Times New Roman" w:hAnsi="Times New Roman" w:cs="Times New Roman"/>
          <w:b/>
          <w:bCs/>
          <w:color w:val="70AD47"/>
        </w:rPr>
      </w:pPr>
    </w:p>
    <w:p w14:paraId="0B939F90"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This section pertains to the monitoring and maintenance, including reviewing of the model’s performance, updating models based on model performance or changes in available data. I have already completed these steps at the beginning of this assignment to ensure that the models are correct from a code perspective before my strategic planning deployment. </w:t>
      </w:r>
    </w:p>
    <w:p w14:paraId="395D1C66" w14:textId="77777777" w:rsidR="00BA3934" w:rsidRDefault="00BA3934" w:rsidP="00BA3934">
      <w:pPr>
        <w:rPr>
          <w:rFonts w:ascii="Times New Roman" w:eastAsia="Times New Roman" w:hAnsi="Times New Roman" w:cs="Times New Roman"/>
        </w:rPr>
      </w:pPr>
    </w:p>
    <w:p w14:paraId="44173AAA" w14:textId="77777777" w:rsidR="00BA3934" w:rsidRDefault="00BA3934" w:rsidP="00BA3934">
      <w:pPr>
        <w:rPr>
          <w:rFonts w:ascii="Times New Roman" w:eastAsia="Times New Roman" w:hAnsi="Times New Roman" w:cs="Times New Roman"/>
          <w:b/>
          <w:bCs/>
          <w:color w:val="70AD47"/>
        </w:rPr>
      </w:pPr>
      <w:r>
        <w:rPr>
          <w:rFonts w:ascii="Times New Roman" w:eastAsia="Times New Roman" w:hAnsi="Times New Roman" w:cs="Times New Roman"/>
        </w:rPr>
        <w:t xml:space="preserve">I agree that data-mining work, like application development, is a cycle. As I plan to publicize my recommendation system algorithms, more people will be involved in testing the performance of the models. If there is any discussion arise regarding the model maintenance or change in available dataset, I am open to them.  </w:t>
      </w:r>
    </w:p>
    <w:p w14:paraId="4A325BC8" w14:textId="77777777" w:rsidR="00BA3934" w:rsidRDefault="00BA3934" w:rsidP="00BA3934">
      <w:pPr>
        <w:rPr>
          <w:rFonts w:ascii="Times New Roman" w:eastAsia="Times New Roman" w:hAnsi="Times New Roman" w:cs="Times New Roman"/>
          <w:b/>
          <w:bCs/>
          <w:color w:val="70AD47"/>
        </w:rPr>
      </w:pPr>
    </w:p>
    <w:p w14:paraId="08F7E133"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6.3: Reporting Final Results </w:t>
      </w:r>
    </w:p>
    <w:p w14:paraId="28871754" w14:textId="77777777" w:rsidR="00BA3934" w:rsidDel="007B2244" w:rsidRDefault="00BA3934" w:rsidP="00BA3934">
      <w:pPr>
        <w:rPr>
          <w:del w:id="343" w:author="Lin, Madeline" w:date="2023-04-08T00:28:00Z"/>
          <w:rFonts w:ascii="Times New Roman" w:eastAsia="Times New Roman" w:hAnsi="Times New Roman" w:cs="Times New Roman"/>
          <w:b/>
          <w:bCs/>
          <w:color w:val="70AD47"/>
        </w:rPr>
      </w:pPr>
    </w:p>
    <w:p w14:paraId="6196B506"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Final Report</w:t>
      </w:r>
    </w:p>
    <w:p w14:paraId="6DAB9A44" w14:textId="77777777" w:rsidR="00BA3934" w:rsidRPr="00D65C42" w:rsidRDefault="00BA3934" w:rsidP="00BA3934">
      <w:pPr>
        <w:rPr>
          <w:rFonts w:ascii="Times New Roman" w:eastAsia="Times New Roman" w:hAnsi="Times New Roman" w:cs="Times New Roman"/>
        </w:rPr>
      </w:pPr>
    </w:p>
    <w:p w14:paraId="6B4A22E7" w14:textId="22227579" w:rsidR="00BA3934" w:rsidRPr="00D65C42" w:rsidRDefault="00BA3934" w:rsidP="00BA3934">
      <w:pPr>
        <w:pStyle w:val="Default"/>
        <w:rPr>
          <w:rFonts w:ascii="Times New Roman" w:eastAsia="Times New Roman" w:hAnsi="Times New Roman" w:cs="Times New Roman"/>
          <w:color w:val="auto"/>
          <w:sz w:val="22"/>
          <w:szCs w:val="22"/>
        </w:rPr>
      </w:pPr>
      <w:del w:id="344" w:author="Madeline" w:date="2023-04-08T11:39:00Z">
        <w:r w:rsidDel="006D6A69">
          <w:rPr>
            <w:rFonts w:ascii="Times New Roman" w:eastAsia="Times New Roman" w:hAnsi="Times New Roman" w:cs="Times New Roman"/>
            <w:color w:val="auto"/>
            <w:sz w:val="22"/>
            <w:szCs w:val="22"/>
          </w:rPr>
          <w:delText xml:space="preserve">By now, </w:delText>
        </w:r>
      </w:del>
      <w:r>
        <w:rPr>
          <w:rFonts w:ascii="Times New Roman" w:eastAsia="Times New Roman" w:hAnsi="Times New Roman" w:cs="Times New Roman"/>
          <w:color w:val="auto"/>
          <w:sz w:val="22"/>
          <w:szCs w:val="22"/>
        </w:rPr>
        <w:t>I have</w:t>
      </w:r>
      <w:del w:id="345" w:author="Madeline" w:date="2023-04-08T11:40:00Z">
        <w:r w:rsidDel="006D6A69">
          <w:rPr>
            <w:rFonts w:ascii="Times New Roman" w:eastAsia="Times New Roman" w:hAnsi="Times New Roman" w:cs="Times New Roman"/>
            <w:color w:val="auto"/>
            <w:sz w:val="22"/>
            <w:szCs w:val="22"/>
          </w:rPr>
          <w:delText>n’t</w:delText>
        </w:r>
      </w:del>
      <w:r>
        <w:rPr>
          <w:rFonts w:ascii="Times New Roman" w:eastAsia="Times New Roman" w:hAnsi="Times New Roman" w:cs="Times New Roman"/>
          <w:color w:val="auto"/>
          <w:sz w:val="22"/>
          <w:szCs w:val="22"/>
        </w:rPr>
        <w:t xml:space="preserve"> consolidated all the assignments into a single document. </w:t>
      </w:r>
      <w:r w:rsidRPr="00D65C42">
        <w:rPr>
          <w:rFonts w:ascii="Times New Roman" w:eastAsia="Times New Roman" w:hAnsi="Times New Roman" w:cs="Times New Roman"/>
          <w:color w:val="auto"/>
          <w:sz w:val="22"/>
          <w:szCs w:val="22"/>
        </w:rPr>
        <w:t>I</w:t>
      </w:r>
      <w:r>
        <w:rPr>
          <w:rFonts w:ascii="Times New Roman" w:eastAsia="Times New Roman" w:hAnsi="Times New Roman" w:cs="Times New Roman"/>
          <w:color w:val="auto"/>
          <w:sz w:val="22"/>
          <w:szCs w:val="22"/>
        </w:rPr>
        <w:t xml:space="preserve"> </w:t>
      </w:r>
      <w:del w:id="346" w:author="Madeline" w:date="2023-04-08T11:40:00Z">
        <w:r w:rsidDel="006D6A69">
          <w:rPr>
            <w:rFonts w:ascii="Times New Roman" w:eastAsia="Times New Roman" w:hAnsi="Times New Roman" w:cs="Times New Roman"/>
            <w:color w:val="auto"/>
            <w:sz w:val="22"/>
            <w:szCs w:val="22"/>
          </w:rPr>
          <w:delText xml:space="preserve">will </w:delText>
        </w:r>
      </w:del>
      <w:r>
        <w:rPr>
          <w:rFonts w:ascii="Times New Roman" w:eastAsia="Times New Roman" w:hAnsi="Times New Roman" w:cs="Times New Roman"/>
          <w:color w:val="auto"/>
          <w:sz w:val="22"/>
          <w:szCs w:val="22"/>
        </w:rPr>
        <w:t>summarize</w:t>
      </w:r>
      <w:ins w:id="347" w:author="Madeline" w:date="2023-04-08T11:40:00Z">
        <w:r w:rsidR="006D6A69">
          <w:rPr>
            <w:rFonts w:ascii="Times New Roman" w:eastAsia="Times New Roman" w:hAnsi="Times New Roman" w:cs="Times New Roman"/>
            <w:color w:val="auto"/>
            <w:sz w:val="22"/>
            <w:szCs w:val="22"/>
          </w:rPr>
          <w:t>d</w:t>
        </w:r>
      </w:ins>
      <w:r>
        <w:rPr>
          <w:rFonts w:ascii="Times New Roman" w:eastAsia="Times New Roman" w:hAnsi="Times New Roman" w:cs="Times New Roman"/>
          <w:color w:val="auto"/>
          <w:sz w:val="22"/>
          <w:szCs w:val="22"/>
        </w:rPr>
        <w:t xml:space="preserve"> the entire project</w:t>
      </w:r>
      <w:r w:rsidRPr="00D65C42">
        <w:rPr>
          <w:rFonts w:ascii="Times New Roman" w:eastAsia="Times New Roman" w:hAnsi="Times New Roman" w:cs="Times New Roman"/>
          <w:color w:val="auto"/>
          <w:sz w:val="22"/>
          <w:szCs w:val="22"/>
        </w:rPr>
        <w:t xml:space="preserve"> </w:t>
      </w:r>
      <w:r>
        <w:rPr>
          <w:rFonts w:ascii="Times New Roman" w:eastAsia="Times New Roman" w:hAnsi="Times New Roman" w:cs="Times New Roman"/>
          <w:color w:val="auto"/>
          <w:sz w:val="22"/>
          <w:szCs w:val="22"/>
        </w:rPr>
        <w:t>b</w:t>
      </w:r>
      <w:r w:rsidRPr="002269CC">
        <w:rPr>
          <w:rFonts w:ascii="Times New Roman" w:eastAsia="Times New Roman" w:hAnsi="Times New Roman" w:cs="Times New Roman"/>
          <w:color w:val="auto"/>
          <w:sz w:val="22"/>
          <w:szCs w:val="22"/>
        </w:rPr>
        <w:t xml:space="preserve">y </w:t>
      </w:r>
      <w:r>
        <w:rPr>
          <w:rFonts w:ascii="Times New Roman" w:eastAsia="Times New Roman" w:hAnsi="Times New Roman" w:cs="Times New Roman"/>
          <w:color w:val="auto"/>
          <w:sz w:val="22"/>
          <w:szCs w:val="22"/>
        </w:rPr>
        <w:t>a</w:t>
      </w:r>
      <w:r w:rsidRPr="002269CC">
        <w:rPr>
          <w:rFonts w:ascii="Times New Roman" w:eastAsia="Times New Roman" w:hAnsi="Times New Roman" w:cs="Times New Roman"/>
          <w:color w:val="auto"/>
          <w:sz w:val="22"/>
          <w:szCs w:val="22"/>
        </w:rPr>
        <w:t xml:space="preserve">ssembling </w:t>
      </w:r>
      <w:r>
        <w:rPr>
          <w:rFonts w:ascii="Times New Roman" w:eastAsia="Times New Roman" w:hAnsi="Times New Roman" w:cs="Times New Roman"/>
          <w:color w:val="auto"/>
          <w:sz w:val="22"/>
          <w:szCs w:val="22"/>
        </w:rPr>
        <w:t>a</w:t>
      </w:r>
      <w:r w:rsidRPr="002269CC">
        <w:rPr>
          <w:rFonts w:ascii="Times New Roman" w:eastAsia="Times New Roman" w:hAnsi="Times New Roman" w:cs="Times New Roman"/>
          <w:color w:val="auto"/>
          <w:sz w:val="22"/>
          <w:szCs w:val="22"/>
        </w:rPr>
        <w:t xml:space="preserve">ll the </w:t>
      </w:r>
      <w:r>
        <w:rPr>
          <w:rFonts w:ascii="Times New Roman" w:eastAsia="Times New Roman" w:hAnsi="Times New Roman" w:cs="Times New Roman"/>
          <w:color w:val="auto"/>
          <w:sz w:val="22"/>
          <w:szCs w:val="22"/>
        </w:rPr>
        <w:t>r</w:t>
      </w:r>
      <w:r w:rsidRPr="002269CC">
        <w:rPr>
          <w:rFonts w:ascii="Times New Roman" w:eastAsia="Times New Roman" w:hAnsi="Times New Roman" w:cs="Times New Roman"/>
          <w:color w:val="auto"/>
          <w:sz w:val="22"/>
          <w:szCs w:val="22"/>
        </w:rPr>
        <w:t xml:space="preserve">eports </w:t>
      </w:r>
      <w:r>
        <w:rPr>
          <w:rFonts w:ascii="Times New Roman" w:eastAsia="Times New Roman" w:hAnsi="Times New Roman" w:cs="Times New Roman"/>
          <w:color w:val="auto"/>
          <w:sz w:val="22"/>
          <w:szCs w:val="22"/>
        </w:rPr>
        <w:t>c</w:t>
      </w:r>
      <w:r w:rsidRPr="002269CC">
        <w:rPr>
          <w:rFonts w:ascii="Times New Roman" w:eastAsia="Times New Roman" w:hAnsi="Times New Roman" w:cs="Times New Roman"/>
          <w:color w:val="auto"/>
          <w:sz w:val="22"/>
          <w:szCs w:val="22"/>
        </w:rPr>
        <w:t xml:space="preserve">reated </w:t>
      </w:r>
      <w:r>
        <w:rPr>
          <w:rFonts w:ascii="Times New Roman" w:eastAsia="Times New Roman" w:hAnsi="Times New Roman" w:cs="Times New Roman"/>
          <w:color w:val="auto"/>
          <w:sz w:val="22"/>
          <w:szCs w:val="22"/>
        </w:rPr>
        <w:t>u</w:t>
      </w:r>
      <w:r w:rsidRPr="002269CC">
        <w:rPr>
          <w:rFonts w:ascii="Times New Roman" w:eastAsia="Times New Roman" w:hAnsi="Times New Roman" w:cs="Times New Roman"/>
          <w:color w:val="auto"/>
          <w:sz w:val="22"/>
          <w:szCs w:val="22"/>
        </w:rPr>
        <w:t xml:space="preserve">p to </w:t>
      </w:r>
      <w:r>
        <w:rPr>
          <w:rFonts w:ascii="Times New Roman" w:eastAsia="Times New Roman" w:hAnsi="Times New Roman" w:cs="Times New Roman"/>
          <w:color w:val="auto"/>
          <w:sz w:val="22"/>
          <w:szCs w:val="22"/>
        </w:rPr>
        <w:t>t</w:t>
      </w:r>
      <w:r w:rsidRPr="002269CC">
        <w:rPr>
          <w:rFonts w:ascii="Times New Roman" w:eastAsia="Times New Roman" w:hAnsi="Times New Roman" w:cs="Times New Roman"/>
          <w:color w:val="auto"/>
          <w:sz w:val="22"/>
          <w:szCs w:val="22"/>
        </w:rPr>
        <w:t xml:space="preserve">his </w:t>
      </w:r>
      <w:r>
        <w:rPr>
          <w:rFonts w:ascii="Times New Roman" w:eastAsia="Times New Roman" w:hAnsi="Times New Roman" w:cs="Times New Roman"/>
          <w:color w:val="auto"/>
          <w:sz w:val="22"/>
          <w:szCs w:val="22"/>
        </w:rPr>
        <w:t>p</w:t>
      </w:r>
      <w:r w:rsidRPr="002269CC">
        <w:rPr>
          <w:rFonts w:ascii="Times New Roman" w:eastAsia="Times New Roman" w:hAnsi="Times New Roman" w:cs="Times New Roman"/>
          <w:color w:val="auto"/>
          <w:sz w:val="22"/>
          <w:szCs w:val="22"/>
        </w:rPr>
        <w:t xml:space="preserve">oint, </w:t>
      </w:r>
      <w:r>
        <w:rPr>
          <w:rFonts w:ascii="Times New Roman" w:eastAsia="Times New Roman" w:hAnsi="Times New Roman" w:cs="Times New Roman"/>
          <w:color w:val="auto"/>
          <w:sz w:val="22"/>
          <w:szCs w:val="22"/>
        </w:rPr>
        <w:t>u</w:t>
      </w:r>
      <w:r w:rsidRPr="002269CC">
        <w:rPr>
          <w:rFonts w:ascii="Times New Roman" w:eastAsia="Times New Roman" w:hAnsi="Times New Roman" w:cs="Times New Roman"/>
          <w:color w:val="auto"/>
          <w:sz w:val="22"/>
          <w:szCs w:val="22"/>
        </w:rPr>
        <w:t xml:space="preserve">pdating </w:t>
      </w:r>
      <w:r>
        <w:rPr>
          <w:rFonts w:ascii="Times New Roman" w:eastAsia="Times New Roman" w:hAnsi="Times New Roman" w:cs="Times New Roman"/>
          <w:color w:val="auto"/>
          <w:sz w:val="22"/>
          <w:szCs w:val="22"/>
        </w:rPr>
        <w:t>t</w:t>
      </w:r>
      <w:r w:rsidRPr="002269CC">
        <w:rPr>
          <w:rFonts w:ascii="Times New Roman" w:eastAsia="Times New Roman" w:hAnsi="Times New Roman" w:cs="Times New Roman"/>
          <w:color w:val="auto"/>
          <w:sz w:val="22"/>
          <w:szCs w:val="22"/>
        </w:rPr>
        <w:t xml:space="preserve">hose </w:t>
      </w:r>
      <w:r>
        <w:rPr>
          <w:rFonts w:ascii="Times New Roman" w:eastAsia="Times New Roman" w:hAnsi="Times New Roman" w:cs="Times New Roman"/>
          <w:color w:val="auto"/>
          <w:sz w:val="22"/>
          <w:szCs w:val="22"/>
        </w:rPr>
        <w:t>r</w:t>
      </w:r>
      <w:r w:rsidRPr="002269CC">
        <w:rPr>
          <w:rFonts w:ascii="Times New Roman" w:eastAsia="Times New Roman" w:hAnsi="Times New Roman" w:cs="Times New Roman"/>
          <w:color w:val="auto"/>
          <w:sz w:val="22"/>
          <w:szCs w:val="22"/>
        </w:rPr>
        <w:t xml:space="preserve">eports </w:t>
      </w:r>
      <w:r>
        <w:rPr>
          <w:rFonts w:ascii="Times New Roman" w:eastAsia="Times New Roman" w:hAnsi="Times New Roman" w:cs="Times New Roman"/>
          <w:color w:val="auto"/>
          <w:sz w:val="22"/>
          <w:szCs w:val="22"/>
        </w:rPr>
        <w:t>w</w:t>
      </w:r>
      <w:r w:rsidRPr="002269CC">
        <w:rPr>
          <w:rFonts w:ascii="Times New Roman" w:eastAsia="Times New Roman" w:hAnsi="Times New Roman" w:cs="Times New Roman"/>
          <w:color w:val="auto"/>
          <w:sz w:val="22"/>
          <w:szCs w:val="22"/>
        </w:rPr>
        <w:t xml:space="preserve">here </w:t>
      </w:r>
      <w:r>
        <w:rPr>
          <w:rFonts w:ascii="Times New Roman" w:eastAsia="Times New Roman" w:hAnsi="Times New Roman" w:cs="Times New Roman"/>
          <w:color w:val="auto"/>
          <w:sz w:val="22"/>
          <w:szCs w:val="22"/>
        </w:rPr>
        <w:t>ne</w:t>
      </w:r>
      <w:r w:rsidRPr="002269CC">
        <w:rPr>
          <w:rFonts w:ascii="Times New Roman" w:eastAsia="Times New Roman" w:hAnsi="Times New Roman" w:cs="Times New Roman"/>
          <w:color w:val="auto"/>
          <w:sz w:val="22"/>
          <w:szCs w:val="22"/>
        </w:rPr>
        <w:t xml:space="preserve">eded, and </w:t>
      </w:r>
      <w:r>
        <w:rPr>
          <w:rFonts w:ascii="Times New Roman" w:eastAsia="Times New Roman" w:hAnsi="Times New Roman" w:cs="Times New Roman"/>
          <w:color w:val="auto"/>
          <w:sz w:val="22"/>
          <w:szCs w:val="22"/>
        </w:rPr>
        <w:t>a</w:t>
      </w:r>
      <w:r w:rsidRPr="002269CC">
        <w:rPr>
          <w:rFonts w:ascii="Times New Roman" w:eastAsia="Times New Roman" w:hAnsi="Times New Roman" w:cs="Times New Roman"/>
          <w:color w:val="auto"/>
          <w:sz w:val="22"/>
          <w:szCs w:val="22"/>
        </w:rPr>
        <w:t xml:space="preserve">dding an </w:t>
      </w:r>
      <w:r>
        <w:rPr>
          <w:rFonts w:ascii="Times New Roman" w:eastAsia="Times New Roman" w:hAnsi="Times New Roman" w:cs="Times New Roman"/>
          <w:color w:val="auto"/>
          <w:sz w:val="22"/>
          <w:szCs w:val="22"/>
        </w:rPr>
        <w:t>o</w:t>
      </w:r>
      <w:r w:rsidRPr="002269CC">
        <w:rPr>
          <w:rFonts w:ascii="Times New Roman" w:eastAsia="Times New Roman" w:hAnsi="Times New Roman" w:cs="Times New Roman"/>
          <w:color w:val="auto"/>
          <w:sz w:val="22"/>
          <w:szCs w:val="22"/>
        </w:rPr>
        <w:t xml:space="preserve">verview </w:t>
      </w:r>
      <w:r>
        <w:rPr>
          <w:rFonts w:ascii="Times New Roman" w:eastAsia="Times New Roman" w:hAnsi="Times New Roman" w:cs="Times New Roman"/>
          <w:color w:val="auto"/>
          <w:sz w:val="22"/>
          <w:szCs w:val="22"/>
        </w:rPr>
        <w:t>s</w:t>
      </w:r>
      <w:r w:rsidRPr="002269CC">
        <w:rPr>
          <w:rFonts w:ascii="Times New Roman" w:eastAsia="Times New Roman" w:hAnsi="Times New Roman" w:cs="Times New Roman"/>
          <w:color w:val="auto"/>
          <w:sz w:val="22"/>
          <w:szCs w:val="22"/>
        </w:rPr>
        <w:t xml:space="preserve">ummarizing the </w:t>
      </w:r>
      <w:r>
        <w:rPr>
          <w:rFonts w:ascii="Times New Roman" w:eastAsia="Times New Roman" w:hAnsi="Times New Roman" w:cs="Times New Roman"/>
          <w:color w:val="auto"/>
          <w:sz w:val="22"/>
          <w:szCs w:val="22"/>
        </w:rPr>
        <w:t>e</w:t>
      </w:r>
      <w:r w:rsidRPr="002269CC">
        <w:rPr>
          <w:rFonts w:ascii="Times New Roman" w:eastAsia="Times New Roman" w:hAnsi="Times New Roman" w:cs="Times New Roman"/>
          <w:color w:val="auto"/>
          <w:sz w:val="22"/>
          <w:szCs w:val="22"/>
        </w:rPr>
        <w:t xml:space="preserve">ntire </w:t>
      </w:r>
      <w:r>
        <w:rPr>
          <w:rFonts w:ascii="Times New Roman" w:eastAsia="Times New Roman" w:hAnsi="Times New Roman" w:cs="Times New Roman"/>
          <w:color w:val="auto"/>
          <w:sz w:val="22"/>
          <w:szCs w:val="22"/>
        </w:rPr>
        <w:t>p</w:t>
      </w:r>
      <w:r w:rsidRPr="002269CC">
        <w:rPr>
          <w:rFonts w:ascii="Times New Roman" w:eastAsia="Times New Roman" w:hAnsi="Times New Roman" w:cs="Times New Roman"/>
          <w:color w:val="auto"/>
          <w:sz w:val="22"/>
          <w:szCs w:val="22"/>
        </w:rPr>
        <w:t xml:space="preserve">roject and </w:t>
      </w:r>
      <w:r>
        <w:rPr>
          <w:rFonts w:ascii="Times New Roman" w:eastAsia="Times New Roman" w:hAnsi="Times New Roman" w:cs="Times New Roman"/>
          <w:color w:val="auto"/>
          <w:sz w:val="22"/>
          <w:szCs w:val="22"/>
        </w:rPr>
        <w:t>i</w:t>
      </w:r>
      <w:r w:rsidRPr="002269CC">
        <w:rPr>
          <w:rFonts w:ascii="Times New Roman" w:eastAsia="Times New Roman" w:hAnsi="Times New Roman" w:cs="Times New Roman"/>
          <w:color w:val="auto"/>
          <w:sz w:val="22"/>
          <w:szCs w:val="22"/>
        </w:rPr>
        <w:t xml:space="preserve">ts </w:t>
      </w:r>
      <w:r>
        <w:rPr>
          <w:rFonts w:ascii="Times New Roman" w:eastAsia="Times New Roman" w:hAnsi="Times New Roman" w:cs="Times New Roman"/>
          <w:color w:val="auto"/>
          <w:sz w:val="22"/>
          <w:szCs w:val="22"/>
        </w:rPr>
        <w:t>r</w:t>
      </w:r>
      <w:r w:rsidRPr="002269CC">
        <w:rPr>
          <w:rFonts w:ascii="Times New Roman" w:eastAsia="Times New Roman" w:hAnsi="Times New Roman" w:cs="Times New Roman"/>
          <w:color w:val="auto"/>
          <w:sz w:val="22"/>
          <w:szCs w:val="22"/>
        </w:rPr>
        <w:t>esults</w:t>
      </w:r>
      <w:r>
        <w:rPr>
          <w:rFonts w:ascii="Times New Roman" w:eastAsia="Times New Roman" w:hAnsi="Times New Roman" w:cs="Times New Roman"/>
          <w:color w:val="auto"/>
          <w:sz w:val="22"/>
          <w:szCs w:val="22"/>
        </w:rPr>
        <w:t xml:space="preserve">. I </w:t>
      </w:r>
      <w:del w:id="348" w:author="Madeline" w:date="2023-04-08T11:40:00Z">
        <w:r w:rsidDel="006D6A69">
          <w:rPr>
            <w:rFonts w:ascii="Times New Roman" w:eastAsia="Times New Roman" w:hAnsi="Times New Roman" w:cs="Times New Roman"/>
            <w:color w:val="auto"/>
            <w:sz w:val="22"/>
            <w:szCs w:val="22"/>
          </w:rPr>
          <w:delText>probably will use</w:delText>
        </w:r>
      </w:del>
      <w:ins w:id="349" w:author="Madeline" w:date="2023-04-08T11:40:00Z">
        <w:r w:rsidR="006D6A69">
          <w:rPr>
            <w:rFonts w:ascii="Times New Roman" w:eastAsia="Times New Roman" w:hAnsi="Times New Roman" w:cs="Times New Roman"/>
            <w:color w:val="auto"/>
            <w:sz w:val="22"/>
            <w:szCs w:val="22"/>
          </w:rPr>
          <w:t>used</w:t>
        </w:r>
      </w:ins>
      <w:r>
        <w:rPr>
          <w:rFonts w:ascii="Times New Roman" w:eastAsia="Times New Roman" w:hAnsi="Times New Roman" w:cs="Times New Roman"/>
          <w:color w:val="auto"/>
          <w:sz w:val="22"/>
          <w:szCs w:val="22"/>
        </w:rPr>
        <w:t xml:space="preserve"> the track changes mode so that you can trace back the changes that I’ve made. </w:t>
      </w:r>
      <w:del w:id="350" w:author="Madeline" w:date="2023-04-08T11:40:00Z">
        <w:r w:rsidDel="006D6A69">
          <w:rPr>
            <w:rFonts w:ascii="Times New Roman" w:eastAsia="Times New Roman" w:hAnsi="Times New Roman" w:cs="Times New Roman"/>
            <w:color w:val="auto"/>
            <w:sz w:val="22"/>
            <w:szCs w:val="22"/>
          </w:rPr>
          <w:delText>The final report will be submitted separately via Blackboard before April 8.</w:delText>
        </w:r>
      </w:del>
    </w:p>
    <w:p w14:paraId="1629F008" w14:textId="77777777" w:rsidR="00BA3934" w:rsidRDefault="00BA3934" w:rsidP="00BA3934">
      <w:pPr>
        <w:rPr>
          <w:rFonts w:ascii="Times New Roman" w:eastAsia="Times New Roman" w:hAnsi="Times New Roman" w:cs="Times New Roman"/>
          <w:b/>
          <w:bCs/>
          <w:color w:val="70AD47"/>
        </w:rPr>
      </w:pPr>
    </w:p>
    <w:p w14:paraId="61EA1CF9" w14:textId="77777777" w:rsidR="00BA3934" w:rsidRDefault="00BA3934" w:rsidP="00BA3934">
      <w:pPr>
        <w:rPr>
          <w:rFonts w:ascii="Times New Roman" w:eastAsia="Times New Roman" w:hAnsi="Times New Roman" w:cs="Times New Roman"/>
          <w:b/>
          <w:bCs/>
          <w:color w:val="70AD47"/>
        </w:rPr>
      </w:pPr>
      <w:r>
        <w:rPr>
          <w:rFonts w:ascii="Times New Roman" w:eastAsia="Times New Roman" w:hAnsi="Times New Roman" w:cs="Times New Roman"/>
          <w:b/>
          <w:bCs/>
          <w:color w:val="70AD47"/>
        </w:rPr>
        <w:t>Deliverable 2: Final Presentation</w:t>
      </w:r>
    </w:p>
    <w:p w14:paraId="6D6673E4" w14:textId="1F015EE7" w:rsidR="00BA3934" w:rsidDel="006D6A69" w:rsidRDefault="00BA3934" w:rsidP="00BA3934">
      <w:pPr>
        <w:pStyle w:val="Default"/>
        <w:rPr>
          <w:del w:id="351" w:author="Madeline" w:date="2023-04-08T11:40:00Z"/>
          <w:rFonts w:ascii="Times New Roman" w:eastAsia="Times New Roman" w:hAnsi="Times New Roman" w:cs="Times New Roman"/>
          <w:color w:val="auto"/>
          <w:sz w:val="22"/>
          <w:szCs w:val="22"/>
        </w:rPr>
      </w:pPr>
    </w:p>
    <w:p w14:paraId="12A28363" w14:textId="77777777" w:rsidR="006D6A69" w:rsidRPr="00740B1E" w:rsidRDefault="006D6A69" w:rsidP="00BA3934">
      <w:pPr>
        <w:rPr>
          <w:ins w:id="352" w:author="Madeline" w:date="2023-04-08T11:40:00Z"/>
          <w:rFonts w:ascii="Times New Roman" w:eastAsia="Times New Roman" w:hAnsi="Times New Roman" w:cs="Times New Roman"/>
          <w:b/>
          <w:bCs/>
          <w:color w:val="70AD47"/>
        </w:rPr>
      </w:pPr>
    </w:p>
    <w:p w14:paraId="0E78E033" w14:textId="70AAE610" w:rsidR="00BA3934" w:rsidRDefault="00BA3934" w:rsidP="00BA3934">
      <w:pPr>
        <w:pStyle w:val="Default"/>
        <w:rPr>
          <w:sz w:val="48"/>
          <w:szCs w:val="48"/>
        </w:rPr>
      </w:pPr>
      <w:del w:id="353" w:author="Madeline" w:date="2023-04-08T11:40:00Z">
        <w:r w:rsidDel="006D6A69">
          <w:rPr>
            <w:rFonts w:ascii="Times New Roman" w:eastAsia="Times New Roman" w:hAnsi="Times New Roman" w:cs="Times New Roman"/>
            <w:color w:val="auto"/>
            <w:sz w:val="22"/>
            <w:szCs w:val="22"/>
          </w:rPr>
          <w:delText xml:space="preserve">By now, </w:delText>
        </w:r>
      </w:del>
      <w:r>
        <w:rPr>
          <w:rFonts w:ascii="Times New Roman" w:eastAsia="Times New Roman" w:hAnsi="Times New Roman" w:cs="Times New Roman"/>
          <w:color w:val="auto"/>
          <w:sz w:val="22"/>
          <w:szCs w:val="22"/>
        </w:rPr>
        <w:t>I have</w:t>
      </w:r>
      <w:del w:id="354" w:author="Madeline" w:date="2023-04-08T11:40:00Z">
        <w:r w:rsidDel="006D6A69">
          <w:rPr>
            <w:rFonts w:ascii="Times New Roman" w:eastAsia="Times New Roman" w:hAnsi="Times New Roman" w:cs="Times New Roman"/>
            <w:color w:val="auto"/>
            <w:sz w:val="22"/>
            <w:szCs w:val="22"/>
          </w:rPr>
          <w:delText>n’t</w:delText>
        </w:r>
      </w:del>
      <w:r>
        <w:rPr>
          <w:rFonts w:ascii="Times New Roman" w:eastAsia="Times New Roman" w:hAnsi="Times New Roman" w:cs="Times New Roman"/>
          <w:color w:val="auto"/>
          <w:sz w:val="22"/>
          <w:szCs w:val="22"/>
        </w:rPr>
        <w:t xml:space="preserve"> prepared a slide for s</w:t>
      </w:r>
      <w:r w:rsidRPr="00010605">
        <w:rPr>
          <w:rFonts w:ascii="Times New Roman" w:eastAsia="Times New Roman" w:hAnsi="Times New Roman" w:cs="Times New Roman"/>
          <w:color w:val="auto"/>
          <w:sz w:val="22"/>
          <w:szCs w:val="22"/>
        </w:rPr>
        <w:t xml:space="preserve">ummary of the </w:t>
      </w:r>
      <w:r>
        <w:rPr>
          <w:rFonts w:ascii="Times New Roman" w:eastAsia="Times New Roman" w:hAnsi="Times New Roman" w:cs="Times New Roman"/>
          <w:color w:val="auto"/>
          <w:sz w:val="22"/>
          <w:szCs w:val="22"/>
        </w:rPr>
        <w:t>f</w:t>
      </w:r>
      <w:r w:rsidRPr="00010605">
        <w:rPr>
          <w:rFonts w:ascii="Times New Roman" w:eastAsia="Times New Roman" w:hAnsi="Times New Roman" w:cs="Times New Roman"/>
          <w:color w:val="auto"/>
          <w:sz w:val="22"/>
          <w:szCs w:val="22"/>
        </w:rPr>
        <w:t xml:space="preserve">inal </w:t>
      </w:r>
      <w:r>
        <w:rPr>
          <w:rFonts w:ascii="Times New Roman" w:eastAsia="Times New Roman" w:hAnsi="Times New Roman" w:cs="Times New Roman"/>
          <w:color w:val="auto"/>
          <w:sz w:val="22"/>
          <w:szCs w:val="22"/>
        </w:rPr>
        <w:t>r</w:t>
      </w:r>
      <w:r w:rsidRPr="00010605">
        <w:rPr>
          <w:rFonts w:ascii="Times New Roman" w:eastAsia="Times New Roman" w:hAnsi="Times New Roman" w:cs="Times New Roman"/>
          <w:color w:val="auto"/>
          <w:sz w:val="22"/>
          <w:szCs w:val="22"/>
        </w:rPr>
        <w:t xml:space="preserve">eport </w:t>
      </w:r>
      <w:r>
        <w:rPr>
          <w:rFonts w:ascii="Times New Roman" w:eastAsia="Times New Roman" w:hAnsi="Times New Roman" w:cs="Times New Roman"/>
          <w:color w:val="auto"/>
          <w:sz w:val="22"/>
          <w:szCs w:val="22"/>
        </w:rPr>
        <w:t>to</w:t>
      </w:r>
      <w:r w:rsidRPr="00010605">
        <w:rPr>
          <w:rFonts w:ascii="Times New Roman" w:eastAsia="Times New Roman" w:hAnsi="Times New Roman" w:cs="Times New Roman"/>
          <w:color w:val="auto"/>
          <w:sz w:val="22"/>
          <w:szCs w:val="22"/>
        </w:rPr>
        <w:t xml:space="preserve"> </w:t>
      </w:r>
      <w:r>
        <w:rPr>
          <w:rFonts w:ascii="Times New Roman" w:eastAsia="Times New Roman" w:hAnsi="Times New Roman" w:cs="Times New Roman"/>
          <w:color w:val="auto"/>
          <w:sz w:val="22"/>
          <w:szCs w:val="22"/>
        </w:rPr>
        <w:t>p</w:t>
      </w:r>
      <w:r w:rsidRPr="00010605">
        <w:rPr>
          <w:rFonts w:ascii="Times New Roman" w:eastAsia="Times New Roman" w:hAnsi="Times New Roman" w:cs="Times New Roman"/>
          <w:color w:val="auto"/>
          <w:sz w:val="22"/>
          <w:szCs w:val="22"/>
        </w:rPr>
        <w:t>resent</w:t>
      </w:r>
      <w:r>
        <w:rPr>
          <w:rFonts w:ascii="Times New Roman" w:eastAsia="Times New Roman" w:hAnsi="Times New Roman" w:cs="Times New Roman"/>
          <w:color w:val="auto"/>
          <w:sz w:val="22"/>
          <w:szCs w:val="22"/>
        </w:rPr>
        <w:t xml:space="preserve">. I </w:t>
      </w:r>
      <w:proofErr w:type="spellStart"/>
      <w:ins w:id="355" w:author="Madeline" w:date="2023-04-08T11:40:00Z">
        <w:r w:rsidR="006D6A69">
          <w:rPr>
            <w:rFonts w:ascii="Times New Roman" w:eastAsia="Times New Roman" w:hAnsi="Times New Roman" w:cs="Times New Roman"/>
            <w:color w:val="auto"/>
            <w:sz w:val="22"/>
            <w:szCs w:val="22"/>
          </w:rPr>
          <w:t>s</w:t>
        </w:r>
      </w:ins>
      <w:del w:id="356" w:author="Madeline" w:date="2023-04-08T11:40:00Z">
        <w:r w:rsidDel="006D6A69">
          <w:rPr>
            <w:rFonts w:ascii="Times New Roman" w:eastAsia="Times New Roman" w:hAnsi="Times New Roman" w:cs="Times New Roman"/>
            <w:color w:val="auto"/>
            <w:sz w:val="22"/>
            <w:szCs w:val="22"/>
          </w:rPr>
          <w:delText>will s</w:delText>
        </w:r>
      </w:del>
      <w:r>
        <w:rPr>
          <w:rFonts w:ascii="Times New Roman" w:eastAsia="Times New Roman" w:hAnsi="Times New Roman" w:cs="Times New Roman"/>
          <w:color w:val="auto"/>
          <w:sz w:val="22"/>
          <w:szCs w:val="22"/>
        </w:rPr>
        <w:t>ubmit</w:t>
      </w:r>
      <w:ins w:id="357" w:author="Madeline" w:date="2023-04-08T11:40:00Z">
        <w:r w:rsidR="006D6A69">
          <w:rPr>
            <w:rFonts w:ascii="Times New Roman" w:eastAsia="Times New Roman" w:hAnsi="Times New Roman" w:cs="Times New Roman"/>
            <w:color w:val="auto"/>
            <w:sz w:val="22"/>
            <w:szCs w:val="22"/>
          </w:rPr>
          <w:t>ed</w:t>
        </w:r>
      </w:ins>
      <w:proofErr w:type="spellEnd"/>
      <w:r>
        <w:rPr>
          <w:rFonts w:ascii="Times New Roman" w:eastAsia="Times New Roman" w:hAnsi="Times New Roman" w:cs="Times New Roman"/>
          <w:color w:val="auto"/>
          <w:sz w:val="22"/>
          <w:szCs w:val="22"/>
        </w:rPr>
        <w:t xml:space="preserve"> the slide in pdf format before the presentation date</w:t>
      </w:r>
      <w:ins w:id="358" w:author="Madeline" w:date="2023-04-08T11:40:00Z">
        <w:r w:rsidR="006D6A69">
          <w:rPr>
            <w:rFonts w:ascii="Times New Roman" w:eastAsia="Times New Roman" w:hAnsi="Times New Roman" w:cs="Times New Roman"/>
            <w:color w:val="auto"/>
            <w:sz w:val="22"/>
            <w:szCs w:val="22"/>
          </w:rPr>
          <w:t>.</w:t>
        </w:r>
      </w:ins>
      <w:del w:id="359" w:author="Madeline" w:date="2023-04-08T11:40:00Z">
        <w:r w:rsidDel="006D6A69">
          <w:rPr>
            <w:rFonts w:ascii="Times New Roman" w:eastAsia="Times New Roman" w:hAnsi="Times New Roman" w:cs="Times New Roman"/>
            <w:color w:val="auto"/>
            <w:sz w:val="22"/>
            <w:szCs w:val="22"/>
          </w:rPr>
          <w:delText>, April 10, preferably April 8.</w:delText>
        </w:r>
      </w:del>
      <w:r>
        <w:rPr>
          <w:rFonts w:ascii="Times New Roman" w:eastAsia="Times New Roman" w:hAnsi="Times New Roman" w:cs="Times New Roman"/>
          <w:color w:val="auto"/>
          <w:sz w:val="22"/>
          <w:szCs w:val="22"/>
        </w:rPr>
        <w:t xml:space="preserve"> </w:t>
      </w:r>
      <w:r w:rsidRPr="00010605">
        <w:rPr>
          <w:rFonts w:ascii="Times New Roman" w:eastAsia="Times New Roman" w:hAnsi="Times New Roman" w:cs="Times New Roman"/>
          <w:color w:val="auto"/>
          <w:sz w:val="22"/>
          <w:szCs w:val="22"/>
        </w:rPr>
        <w:t>I</w:t>
      </w:r>
      <w:r>
        <w:rPr>
          <w:rFonts w:ascii="Times New Roman" w:eastAsia="Times New Roman" w:hAnsi="Times New Roman" w:cs="Times New Roman"/>
          <w:color w:val="auto"/>
          <w:sz w:val="22"/>
          <w:szCs w:val="22"/>
        </w:rPr>
        <w:t xml:space="preserve"> will discuss about any</w:t>
      </w:r>
      <w:r w:rsidRPr="00010605">
        <w:rPr>
          <w:rFonts w:ascii="Times New Roman" w:eastAsia="Times New Roman" w:hAnsi="Times New Roman" w:cs="Times New Roman"/>
          <w:color w:val="auto"/>
          <w:sz w:val="22"/>
          <w:szCs w:val="22"/>
        </w:rPr>
        <w:t xml:space="preserve"> </w:t>
      </w:r>
      <w:r>
        <w:rPr>
          <w:rFonts w:ascii="Times New Roman" w:eastAsia="Times New Roman" w:hAnsi="Times New Roman" w:cs="Times New Roman"/>
          <w:color w:val="auto"/>
          <w:sz w:val="22"/>
          <w:szCs w:val="22"/>
        </w:rPr>
        <w:t>o</w:t>
      </w:r>
      <w:r w:rsidRPr="00010605">
        <w:rPr>
          <w:rFonts w:ascii="Times New Roman" w:eastAsia="Times New Roman" w:hAnsi="Times New Roman" w:cs="Times New Roman"/>
          <w:color w:val="auto"/>
          <w:sz w:val="22"/>
          <w:szCs w:val="22"/>
        </w:rPr>
        <w:t xml:space="preserve">pen </w:t>
      </w:r>
      <w:r>
        <w:rPr>
          <w:rFonts w:ascii="Times New Roman" w:eastAsia="Times New Roman" w:hAnsi="Times New Roman" w:cs="Times New Roman"/>
          <w:color w:val="auto"/>
          <w:sz w:val="22"/>
          <w:szCs w:val="22"/>
        </w:rPr>
        <w:t>q</w:t>
      </w:r>
      <w:r w:rsidRPr="00010605">
        <w:rPr>
          <w:rFonts w:ascii="Times New Roman" w:eastAsia="Times New Roman" w:hAnsi="Times New Roman" w:cs="Times New Roman"/>
          <w:color w:val="auto"/>
          <w:sz w:val="22"/>
          <w:szCs w:val="22"/>
        </w:rPr>
        <w:t xml:space="preserve">uestions or </w:t>
      </w:r>
      <w:r>
        <w:rPr>
          <w:rFonts w:ascii="Times New Roman" w:eastAsia="Times New Roman" w:hAnsi="Times New Roman" w:cs="Times New Roman"/>
          <w:color w:val="auto"/>
          <w:sz w:val="22"/>
          <w:szCs w:val="22"/>
        </w:rPr>
        <w:t>c</w:t>
      </w:r>
      <w:r w:rsidRPr="00010605">
        <w:rPr>
          <w:rFonts w:ascii="Times New Roman" w:eastAsia="Times New Roman" w:hAnsi="Times New Roman" w:cs="Times New Roman"/>
          <w:color w:val="auto"/>
          <w:sz w:val="22"/>
          <w:szCs w:val="22"/>
        </w:rPr>
        <w:t>oncern</w:t>
      </w:r>
      <w:r>
        <w:rPr>
          <w:rFonts w:ascii="Times New Roman" w:eastAsia="Times New Roman" w:hAnsi="Times New Roman" w:cs="Times New Roman"/>
          <w:color w:val="auto"/>
          <w:sz w:val="22"/>
          <w:szCs w:val="22"/>
        </w:rPr>
        <w:t>s if necessary during the presentation.</w:t>
      </w:r>
    </w:p>
    <w:p w14:paraId="4E3DCD6F" w14:textId="77777777" w:rsidR="00BA3934" w:rsidRDefault="00BA3934" w:rsidP="00BA3934">
      <w:pPr>
        <w:rPr>
          <w:rFonts w:ascii="Times New Roman" w:eastAsia="Times New Roman" w:hAnsi="Times New Roman" w:cs="Times New Roman"/>
          <w:b/>
          <w:bCs/>
          <w:color w:val="70AD47"/>
        </w:rPr>
      </w:pPr>
    </w:p>
    <w:p w14:paraId="33FEEB0D" w14:textId="77777777" w:rsidR="00BA3934" w:rsidRDefault="00BA3934" w:rsidP="00BA3934">
      <w:pPr>
        <w:rPr>
          <w:rFonts w:ascii="Times New Roman" w:eastAsia="Times New Roman" w:hAnsi="Times New Roman" w:cs="Times New Roman"/>
          <w:b/>
          <w:bCs/>
          <w:color w:val="70AD47"/>
        </w:rPr>
      </w:pPr>
    </w:p>
    <w:p w14:paraId="558C0F63" w14:textId="77777777" w:rsidR="00BA3934" w:rsidRPr="005E1059" w:rsidRDefault="00BA3934" w:rsidP="005E1059">
      <w:pPr>
        <w:pStyle w:val="Heading2"/>
        <w:rPr>
          <w:rFonts w:ascii="Times New Roman" w:hAnsi="Times New Roman" w:cs="Times New Roman"/>
          <w:b/>
          <w:bCs/>
          <w:color w:val="70AD47" w:themeColor="accent6"/>
          <w:sz w:val="24"/>
          <w:szCs w:val="24"/>
        </w:rPr>
      </w:pPr>
      <w:r w:rsidRPr="005E1059">
        <w:rPr>
          <w:rFonts w:ascii="Times New Roman" w:hAnsi="Times New Roman" w:cs="Times New Roman"/>
          <w:b/>
          <w:bCs/>
          <w:color w:val="70AD47" w:themeColor="accent6"/>
          <w:sz w:val="24"/>
          <w:szCs w:val="24"/>
        </w:rPr>
        <w:t>Task 6.4: Review Project </w:t>
      </w:r>
    </w:p>
    <w:p w14:paraId="7937359C" w14:textId="77777777" w:rsidR="00BA3934" w:rsidDel="006A0836" w:rsidRDefault="00BA3934" w:rsidP="00BA3934">
      <w:pPr>
        <w:rPr>
          <w:del w:id="360" w:author="Lin, Madeline" w:date="2023-04-08T00:28:00Z"/>
          <w:rFonts w:ascii="Times New Roman" w:eastAsia="Times New Roman" w:hAnsi="Times New Roman" w:cs="Times New Roman"/>
          <w:b/>
          <w:bCs/>
          <w:color w:val="70AD47"/>
        </w:rPr>
      </w:pPr>
    </w:p>
    <w:p w14:paraId="56108A0C" w14:textId="77777777" w:rsidR="00BA3934" w:rsidRDefault="00BA3934" w:rsidP="00BA3934">
      <w:pPr>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Team Experience Assessment</w:t>
      </w:r>
    </w:p>
    <w:p w14:paraId="538CC93F" w14:textId="77777777" w:rsidR="00BA3934" w:rsidDel="006A0836" w:rsidRDefault="00BA3934" w:rsidP="00BA3934">
      <w:pPr>
        <w:rPr>
          <w:del w:id="361" w:author="Lin, Madeline" w:date="2023-04-08T00:28:00Z"/>
          <w:rFonts w:ascii="Times New Roman" w:eastAsia="Times New Roman" w:hAnsi="Times New Roman" w:cs="Times New Roman"/>
          <w:b/>
          <w:bCs/>
          <w:color w:val="70AD47"/>
        </w:rPr>
      </w:pPr>
    </w:p>
    <w:p w14:paraId="5B115C63" w14:textId="77777777" w:rsidR="00BA3934" w:rsidRDefault="00BA3934" w:rsidP="00BA3934">
      <w:pPr>
        <w:rPr>
          <w:rFonts w:ascii="Times New Roman" w:eastAsia="Times New Roman" w:hAnsi="Times New Roman" w:cs="Times New Roman"/>
        </w:rPr>
      </w:pPr>
      <w:r>
        <w:rPr>
          <w:rFonts w:ascii="Times New Roman" w:eastAsia="Times New Roman" w:hAnsi="Times New Roman" w:cs="Times New Roman"/>
        </w:rPr>
        <w:t xml:space="preserve">Since this is an individual project, there is no collaboration with a team, so I will skip this part. However, it is always good to have some teaming experience. As I plan to share my project paper and codes on my </w:t>
      </w:r>
      <w:proofErr w:type="spellStart"/>
      <w:r>
        <w:rPr>
          <w:rFonts w:ascii="Times New Roman" w:eastAsia="Times New Roman" w:hAnsi="Times New Roman" w:cs="Times New Roman"/>
        </w:rPr>
        <w:t>github</w:t>
      </w:r>
      <w:proofErr w:type="spellEnd"/>
      <w:r>
        <w:rPr>
          <w:rFonts w:ascii="Times New Roman" w:eastAsia="Times New Roman" w:hAnsi="Times New Roman" w:cs="Times New Roman"/>
        </w:rPr>
        <w:t xml:space="preserve"> page, there might be some collaboration with others in terms of feedbacks or suggestions, which will be a good opportunity to gain some teamwork experience.</w:t>
      </w:r>
    </w:p>
    <w:p w14:paraId="44122E63" w14:textId="77777777" w:rsidR="00BA3934" w:rsidDel="004B6D70" w:rsidRDefault="00BA3934" w:rsidP="00BA3934">
      <w:pPr>
        <w:rPr>
          <w:del w:id="362" w:author="Lin, Madeline" w:date="2023-04-07T22:55:00Z"/>
          <w:rFonts w:ascii="Times New Roman" w:eastAsia="Times New Roman" w:hAnsi="Times New Roman" w:cs="Times New Roman"/>
        </w:rPr>
      </w:pPr>
    </w:p>
    <w:p w14:paraId="088A5F70" w14:textId="77777777" w:rsidR="00BA3934" w:rsidDel="004B6D70" w:rsidRDefault="00BA3934" w:rsidP="00BA3934">
      <w:pPr>
        <w:rPr>
          <w:del w:id="363" w:author="Lin, Madeline" w:date="2023-04-07T22:55:00Z"/>
          <w:rFonts w:ascii="Times New Roman" w:eastAsia="Times New Roman" w:hAnsi="Times New Roman" w:cs="Times New Roman"/>
        </w:rPr>
      </w:pPr>
    </w:p>
    <w:p w14:paraId="3F7C0C80" w14:textId="4E4F12C2" w:rsidR="00BA3934" w:rsidRPr="00454285" w:rsidDel="004B6D70" w:rsidRDefault="00BA3934" w:rsidP="00BA3934">
      <w:pPr>
        <w:rPr>
          <w:del w:id="364" w:author="Lin, Madeline" w:date="2023-04-07T22:55:00Z"/>
          <w:rFonts w:ascii="Times New Roman" w:hAnsi="Times New Roman" w:cs="Times New Roman"/>
        </w:rPr>
      </w:pPr>
      <w:del w:id="365" w:author="Lin, Madeline" w:date="2023-04-07T22:55:00Z">
        <w:r w:rsidDel="004B6D70">
          <w:rPr>
            <w:rFonts w:ascii="Times New Roman" w:hAnsi="Times New Roman" w:cs="Times New Roman"/>
          </w:rPr>
          <w:delText xml:space="preserve">Note I also attached the codes for this assignment in the submission. The three datasets used in the codes are the same as the ones I had previously sent to you. </w:delText>
        </w:r>
      </w:del>
    </w:p>
    <w:p w14:paraId="67F99058" w14:textId="77777777" w:rsidR="00BA3934" w:rsidRDefault="00BA3934" w:rsidP="00BA3934"/>
    <w:p w14:paraId="45BC31AF" w14:textId="77777777" w:rsidR="00BA3934" w:rsidRDefault="00BA3934" w:rsidP="00BA3934"/>
    <w:p w14:paraId="5FCAF34B" w14:textId="77777777" w:rsidR="00BA3934" w:rsidRDefault="00BA3934" w:rsidP="00BA3934">
      <w:pPr>
        <w:rPr>
          <w:rFonts w:ascii="Times New Roman" w:eastAsia="Times New Roman" w:hAnsi="Times New Roman" w:cs="Times New Roman"/>
          <w:color w:val="000000"/>
        </w:rPr>
      </w:pPr>
    </w:p>
    <w:p w14:paraId="07E47398" w14:textId="77777777" w:rsidR="00BA3934" w:rsidRDefault="00BA3934" w:rsidP="00BA3934">
      <w:pPr>
        <w:rPr>
          <w:rFonts w:ascii="Times New Roman" w:eastAsia="Times New Roman" w:hAnsi="Times New Roman" w:cs="Times New Roman"/>
          <w:color w:val="000000"/>
        </w:rPr>
      </w:pPr>
    </w:p>
    <w:p w14:paraId="62333E8C" w14:textId="77777777" w:rsidR="00BA3934" w:rsidRDefault="00BA3934" w:rsidP="00BA3934">
      <w:pPr>
        <w:rPr>
          <w:rFonts w:ascii="Times New Roman" w:eastAsia="Times New Roman" w:hAnsi="Times New Roman" w:cs="Times New Roman"/>
          <w:color w:val="000000"/>
        </w:rPr>
      </w:pPr>
    </w:p>
    <w:p w14:paraId="62F360C4" w14:textId="77777777" w:rsidR="00BA3934" w:rsidRDefault="00BA3934" w:rsidP="00BA3934">
      <w:pPr>
        <w:rPr>
          <w:rFonts w:ascii="Times New Roman" w:eastAsia="Times New Roman" w:hAnsi="Times New Roman" w:cs="Times New Roman"/>
          <w:color w:val="000000"/>
        </w:rPr>
      </w:pPr>
    </w:p>
    <w:p w14:paraId="2DD42C3A" w14:textId="77777777" w:rsidR="00BA3934" w:rsidRDefault="00BA3934" w:rsidP="00BA3934">
      <w:pPr>
        <w:rPr>
          <w:rFonts w:ascii="Times New Roman" w:eastAsia="Times New Roman" w:hAnsi="Times New Roman" w:cs="Times New Roman"/>
          <w:color w:val="000000"/>
        </w:rPr>
      </w:pPr>
    </w:p>
    <w:p w14:paraId="3FB16B90" w14:textId="77777777" w:rsidR="00BA3934" w:rsidRDefault="00BA3934" w:rsidP="00BA3934">
      <w:pPr>
        <w:rPr>
          <w:rFonts w:ascii="Times New Roman" w:eastAsia="Times New Roman" w:hAnsi="Times New Roman" w:cs="Times New Roman"/>
          <w:color w:val="000000"/>
        </w:rPr>
      </w:pPr>
    </w:p>
    <w:p w14:paraId="14783986" w14:textId="77777777" w:rsidR="00BA3934" w:rsidRDefault="00BA3934" w:rsidP="00BA3934">
      <w:pPr>
        <w:rPr>
          <w:rFonts w:ascii="Times New Roman" w:eastAsia="Times New Roman" w:hAnsi="Times New Roman" w:cs="Times New Roman"/>
          <w:color w:val="000000"/>
        </w:rPr>
      </w:pPr>
    </w:p>
    <w:p w14:paraId="634384B9" w14:textId="77777777" w:rsidR="00BA3934" w:rsidRDefault="00BA3934" w:rsidP="00BA3934">
      <w:pPr>
        <w:rPr>
          <w:rFonts w:ascii="Times New Roman" w:eastAsia="Times New Roman" w:hAnsi="Times New Roman" w:cs="Times New Roman"/>
          <w:color w:val="000000"/>
        </w:rPr>
      </w:pPr>
    </w:p>
    <w:p w14:paraId="30478C24" w14:textId="77777777" w:rsidR="00BA3934" w:rsidRDefault="00BA3934" w:rsidP="00BA3934">
      <w:pPr>
        <w:rPr>
          <w:rFonts w:ascii="Times New Roman" w:eastAsia="Times New Roman" w:hAnsi="Times New Roman" w:cs="Times New Roman"/>
          <w:color w:val="000000"/>
        </w:rPr>
      </w:pPr>
    </w:p>
    <w:p w14:paraId="69A97037" w14:textId="77777777" w:rsidR="00BA3934" w:rsidRDefault="00BA3934"/>
    <w:sectPr w:rsidR="00BA3934" w:rsidSect="00370333">
      <w:headerReference w:type="default" r:id="rId1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C5BC7" w14:textId="77777777" w:rsidR="002322BF" w:rsidRDefault="002322BF" w:rsidP="00BA3934">
      <w:r>
        <w:separator/>
      </w:r>
    </w:p>
  </w:endnote>
  <w:endnote w:type="continuationSeparator" w:id="0">
    <w:p w14:paraId="7B198106" w14:textId="77777777" w:rsidR="002322BF" w:rsidRDefault="002322BF" w:rsidP="00BA39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2D5D4" w14:textId="77777777" w:rsidR="002322BF" w:rsidRDefault="002322BF" w:rsidP="00BA3934">
      <w:r>
        <w:separator/>
      </w:r>
    </w:p>
  </w:footnote>
  <w:footnote w:type="continuationSeparator" w:id="0">
    <w:p w14:paraId="157CAAC2" w14:textId="77777777" w:rsidR="002322BF" w:rsidRDefault="002322BF" w:rsidP="00BA3934">
      <w:r>
        <w:continuationSeparator/>
      </w:r>
    </w:p>
  </w:footnote>
  <w:footnote w:id="1">
    <w:p w14:paraId="104271D7" w14:textId="77777777" w:rsidR="00BA3934" w:rsidRDefault="00BA3934" w:rsidP="00BA3934">
      <w:pPr>
        <w:pStyle w:val="FootnoteText"/>
      </w:pPr>
      <w:r>
        <w:rPr>
          <w:rStyle w:val="FootnoteReference"/>
        </w:rPr>
        <w:footnoteRef/>
      </w:r>
      <w:r>
        <w:t xml:space="preserve"> </w:t>
      </w:r>
      <w:r w:rsidRPr="00E22527">
        <w:rPr>
          <w:rFonts w:ascii="TimesNewRomanPSMT" w:hAnsi="TimesNewRomanPSMT" w:cs="TimesNewRomanPSMT"/>
          <w:color w:val="0563C2"/>
          <w:sz w:val="22"/>
          <w:szCs w:val="22"/>
        </w:rPr>
        <w:t>https://spotifycharts.com</w:t>
      </w:r>
    </w:p>
  </w:footnote>
  <w:footnote w:id="2">
    <w:p w14:paraId="683D8C9F" w14:textId="77777777" w:rsidR="00BA3934" w:rsidRDefault="00BA3934" w:rsidP="00BA3934">
      <w:pPr>
        <w:pStyle w:val="FootnoteText"/>
      </w:pPr>
      <w:r w:rsidRPr="00B37ED3">
        <w:rPr>
          <w:rStyle w:val="FootnoteReference"/>
          <w:rFonts w:ascii="Times New Roman" w:hAnsi="Times New Roman" w:cs="Times New Roman"/>
        </w:rPr>
        <w:footnoteRef/>
      </w:r>
      <w:r>
        <w:rPr>
          <w:rFonts w:ascii="Times New Roman" w:eastAsia="Times New Roman" w:hAnsi="Times New Roman" w:cs="Times New Roman"/>
          <w:color w:val="000000"/>
          <w:sz w:val="18"/>
          <w:szCs w:val="18"/>
        </w:rPr>
        <w:t xml:space="preserve"> Additionally, t</w:t>
      </w:r>
      <w:r w:rsidRPr="00417FED">
        <w:rPr>
          <w:rFonts w:ascii="Times New Roman" w:eastAsia="Times New Roman" w:hAnsi="Times New Roman" w:cs="Times New Roman"/>
          <w:color w:val="000000"/>
          <w:sz w:val="18"/>
          <w:szCs w:val="18"/>
        </w:rPr>
        <w:t>he information of Identifiers, Identity, Inferences</w:t>
      </w:r>
      <w:r>
        <w:rPr>
          <w:rFonts w:ascii="Times New Roman" w:eastAsia="Times New Roman" w:hAnsi="Times New Roman" w:cs="Times New Roman"/>
          <w:color w:val="000000"/>
          <w:sz w:val="18"/>
          <w:szCs w:val="18"/>
        </w:rPr>
        <w:t>, User Address and User Data are based on my review of the data. The information of Marquee is based on my inquiry of Spotify Support team. The rest are from Understanding my data.</w:t>
      </w:r>
    </w:p>
  </w:footnote>
  <w:footnote w:id="3">
    <w:p w14:paraId="1C489897" w14:textId="77777777" w:rsidR="00BA3934" w:rsidRDefault="00BA3934" w:rsidP="00BA3934">
      <w:pPr>
        <w:pStyle w:val="FootnoteText"/>
      </w:pPr>
      <w:r w:rsidRPr="00B37ED3">
        <w:rPr>
          <w:rStyle w:val="FootnoteReference"/>
          <w:rFonts w:ascii="Times New Roman" w:hAnsi="Times New Roman" w:cs="Times New Roman"/>
        </w:rPr>
        <w:footnoteRef/>
      </w:r>
      <w:r>
        <w:t xml:space="preserve"> </w:t>
      </w:r>
      <w:r w:rsidRPr="001662B4">
        <w:rPr>
          <w:rStyle w:val="Hyperlink"/>
          <w:rFonts w:ascii="Times New Roman" w:hAnsi="Times New Roman" w:cs="Times New Roman"/>
          <w:color w:val="4472C4" w:themeColor="accent1"/>
          <w:sz w:val="18"/>
          <w:szCs w:val="18"/>
        </w:rPr>
        <w:t>https://spotifycharts.com</w:t>
      </w:r>
    </w:p>
  </w:footnote>
  <w:footnote w:id="4">
    <w:p w14:paraId="281290C1" w14:textId="77777777" w:rsidR="00BA3934" w:rsidRDefault="00BA3934" w:rsidP="00BA3934">
      <w:pPr>
        <w:pStyle w:val="FootnoteText"/>
      </w:pPr>
      <w:r w:rsidRPr="00B37ED3">
        <w:rPr>
          <w:rStyle w:val="FootnoteReference"/>
          <w:rFonts w:ascii="Times New Roman" w:hAnsi="Times New Roman" w:cs="Times New Roman"/>
        </w:rPr>
        <w:footnoteRef/>
      </w:r>
      <w:r w:rsidRPr="00B37ED3">
        <w:rPr>
          <w:rFonts w:ascii="Times New Roman" w:hAnsi="Times New Roman" w:cs="Times New Roman"/>
        </w:rPr>
        <w:t xml:space="preserve"> </w:t>
      </w:r>
      <w:r w:rsidRPr="001662B4">
        <w:rPr>
          <w:rFonts w:ascii="Times New Roman" w:hAnsi="Times New Roman" w:cs="Times New Roman"/>
          <w:color w:val="4472C4" w:themeColor="accent1"/>
          <w:sz w:val="18"/>
          <w:szCs w:val="18"/>
          <w:u w:val="single"/>
        </w:rPr>
        <w:t>https://developer.spotify.com/documentation/web-api/</w:t>
      </w:r>
    </w:p>
  </w:footnote>
  <w:footnote w:id="5">
    <w:p w14:paraId="6B4802EB" w14:textId="77777777" w:rsidR="00BA3934" w:rsidRDefault="00BA3934" w:rsidP="00BA3934">
      <w:pPr>
        <w:pStyle w:val="FootnoteText"/>
      </w:pPr>
      <w:r w:rsidRPr="00B37ED3">
        <w:rPr>
          <w:rStyle w:val="FootnoteReference"/>
          <w:rFonts w:ascii="Times New Roman" w:hAnsi="Times New Roman" w:cs="Times New Roman"/>
        </w:rPr>
        <w:footnoteRef/>
      </w:r>
      <w:r w:rsidRPr="00B37ED3">
        <w:rPr>
          <w:rFonts w:ascii="Times New Roman" w:hAnsi="Times New Roman" w:cs="Times New Roman"/>
        </w:rPr>
        <w:t xml:space="preserve"> </w:t>
      </w:r>
      <w:r w:rsidRPr="001662B4">
        <w:rPr>
          <w:rFonts w:ascii="Times New Roman" w:hAnsi="Times New Roman" w:cs="Times New Roman"/>
          <w:color w:val="4472C4" w:themeColor="accent1"/>
          <w:sz w:val="18"/>
          <w:szCs w:val="18"/>
          <w:u w:val="single"/>
        </w:rPr>
        <w:t>https://developer.spotify.com/console/get-audio-features-track/</w:t>
      </w:r>
    </w:p>
  </w:footnote>
  <w:footnote w:id="6">
    <w:p w14:paraId="7DD82572" w14:textId="77777777" w:rsidR="00BA3934" w:rsidRDefault="00BA3934" w:rsidP="00BA3934">
      <w:pPr>
        <w:pStyle w:val="FootnoteText"/>
      </w:pPr>
      <w:r>
        <w:rPr>
          <w:rStyle w:val="FootnoteReference"/>
        </w:rPr>
        <w:footnoteRef/>
      </w:r>
      <w:r>
        <w:t xml:space="preserve"> </w:t>
      </w:r>
      <w:r w:rsidRPr="00AB1890">
        <w:rPr>
          <w:rFonts w:ascii="Times New Roman" w:hAnsi="Times New Roman" w:cs="Times New Roman"/>
          <w:sz w:val="18"/>
          <w:szCs w:val="18"/>
        </w:rPr>
        <w:t>https://engineering.atspotify.com/2021/12/a-look-behind-blend-the-personalized-playlist-for-youand-you/</w:t>
      </w:r>
    </w:p>
  </w:footnote>
  <w:footnote w:id="7">
    <w:p w14:paraId="34563485" w14:textId="77777777" w:rsidR="00BA3934" w:rsidRPr="00020424" w:rsidRDefault="00BA3934" w:rsidP="00BA3934">
      <w:pPr>
        <w:pStyle w:val="FootnoteText"/>
        <w:rPr>
          <w:rFonts w:ascii="Times New Roman" w:hAnsi="Times New Roman" w:cs="Times New Roman"/>
          <w:sz w:val="18"/>
          <w:szCs w:val="18"/>
        </w:rPr>
      </w:pPr>
      <w:r w:rsidRPr="00020424">
        <w:rPr>
          <w:rStyle w:val="FootnoteReference"/>
          <w:rFonts w:ascii="Times New Roman" w:hAnsi="Times New Roman" w:cs="Times New Roman"/>
          <w:sz w:val="18"/>
          <w:szCs w:val="18"/>
        </w:rPr>
        <w:footnoteRef/>
      </w:r>
      <w:r w:rsidRPr="00020424">
        <w:rPr>
          <w:rFonts w:ascii="Times New Roman" w:hAnsi="Times New Roman" w:cs="Times New Roman"/>
          <w:sz w:val="18"/>
          <w:szCs w:val="18"/>
        </w:rPr>
        <w:t xml:space="preserve"> The</w:t>
      </w:r>
      <w:r>
        <w:rPr>
          <w:rFonts w:ascii="Times New Roman" w:hAnsi="Times New Roman" w:cs="Times New Roman"/>
          <w:sz w:val="18"/>
          <w:szCs w:val="18"/>
        </w:rPr>
        <w:t xml:space="preserve"> density is estimated based on the kernel function and bandwidth used for Kernel Density Estimation (KDE). The density values between two datasets are not directly comparable. The shape and scale of the KDE curves are what most informative in comparing the distributions of the audio features in the two datasets.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366" w:author="Madeline" w:date="2023-04-08T11:55:00Z"/>
  <w:sdt>
    <w:sdtPr>
      <w:id w:val="-1213497887"/>
      <w:docPartObj>
        <w:docPartGallery w:val="Page Numbers (Top of Page)"/>
        <w:docPartUnique/>
      </w:docPartObj>
    </w:sdtPr>
    <w:sdtEndPr>
      <w:rPr>
        <w:rFonts w:ascii="Times New Roman" w:hAnsi="Times New Roman" w:cs="Times New Roman"/>
        <w:noProof/>
      </w:rPr>
    </w:sdtEndPr>
    <w:sdtContent>
      <w:customXmlInsRangeEnd w:id="366"/>
      <w:p w14:paraId="267C8138" w14:textId="79C739B6" w:rsidR="00E40290" w:rsidRPr="005E1059" w:rsidRDefault="00E40290">
        <w:pPr>
          <w:pStyle w:val="Header"/>
          <w:jc w:val="right"/>
          <w:rPr>
            <w:ins w:id="367" w:author="Madeline" w:date="2023-04-08T11:55:00Z"/>
            <w:rFonts w:ascii="Times New Roman" w:hAnsi="Times New Roman" w:cs="Times New Roman"/>
          </w:rPr>
        </w:pPr>
        <w:ins w:id="368" w:author="Madeline" w:date="2023-04-08T11:55:00Z">
          <w:r w:rsidRPr="005E1059">
            <w:rPr>
              <w:rFonts w:ascii="Times New Roman" w:hAnsi="Times New Roman" w:cs="Times New Roman"/>
            </w:rPr>
            <w:fldChar w:fldCharType="begin"/>
          </w:r>
          <w:r w:rsidRPr="005E1059">
            <w:rPr>
              <w:rFonts w:ascii="Times New Roman" w:hAnsi="Times New Roman" w:cs="Times New Roman"/>
            </w:rPr>
            <w:instrText xml:space="preserve"> PAGE   \* MERGEFORMAT </w:instrText>
          </w:r>
          <w:r w:rsidRPr="005E1059">
            <w:rPr>
              <w:rFonts w:ascii="Times New Roman" w:hAnsi="Times New Roman" w:cs="Times New Roman"/>
            </w:rPr>
            <w:fldChar w:fldCharType="separate"/>
          </w:r>
          <w:r w:rsidRPr="005E1059">
            <w:rPr>
              <w:rFonts w:ascii="Times New Roman" w:hAnsi="Times New Roman" w:cs="Times New Roman"/>
              <w:noProof/>
            </w:rPr>
            <w:t>2</w:t>
          </w:r>
          <w:r w:rsidRPr="005E1059">
            <w:rPr>
              <w:rFonts w:ascii="Times New Roman" w:hAnsi="Times New Roman" w:cs="Times New Roman"/>
              <w:noProof/>
            </w:rPr>
            <w:fldChar w:fldCharType="end"/>
          </w:r>
        </w:ins>
      </w:p>
      <w:customXmlInsRangeStart w:id="369" w:author="Madeline" w:date="2023-04-08T11:55:00Z"/>
    </w:sdtContent>
  </w:sdt>
  <w:customXmlInsRangeEnd w:id="369"/>
  <w:p w14:paraId="5FA8F113" w14:textId="60E5E884" w:rsidR="0083245A" w:rsidRPr="00E40290" w:rsidRDefault="00E40290">
    <w:pPr>
      <w:pStyle w:val="Header"/>
      <w:rPr>
        <w:rFonts w:ascii="Times New Roman" w:hAnsi="Times New Roman" w:cs="Times New Roman"/>
        <w:rPrChange w:id="370" w:author="Madeline" w:date="2023-04-08T11:55:00Z">
          <w:rPr/>
        </w:rPrChange>
      </w:rPr>
    </w:pPr>
    <w:ins w:id="371" w:author="Madeline" w:date="2023-04-08T11:55:00Z">
      <w:r w:rsidRPr="005E1059">
        <w:fldChar w:fldCharType="begin"/>
      </w:r>
      <w:r>
        <w:instrText xml:space="preserve"> FILENAME \* MERGEFORMAT </w:instrText>
      </w:r>
    </w:ins>
    <w:r w:rsidRPr="005E1059">
      <w:fldChar w:fldCharType="separate"/>
    </w:r>
    <w:ins w:id="372" w:author="Madeline" w:date="2023-04-08T11:55:00Z">
      <w:r w:rsidRPr="005E1059">
        <w:rPr>
          <w:rFonts w:ascii="Times New Roman" w:hAnsi="Times New Roman" w:cs="Times New Roman"/>
          <w:noProof/>
        </w:rPr>
        <w:t xml:space="preserve">CS703 Final Documentation </w:t>
      </w:r>
      <w:r w:rsidRPr="005E1059">
        <w:rPr>
          <w:rFonts w:ascii="Times New Roman" w:hAnsi="Times New Roman" w:cs="Times New Roman"/>
        </w:rPr>
        <w:fldChar w:fldCharType="end"/>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73F37"/>
    <w:multiLevelType w:val="hybridMultilevel"/>
    <w:tmpl w:val="A5F65B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D92EE7"/>
    <w:multiLevelType w:val="hybridMultilevel"/>
    <w:tmpl w:val="AC32ADE0"/>
    <w:lvl w:ilvl="0" w:tplc="C3C01DEA">
      <w:numFmt w:val="bullet"/>
      <w:lvlText w:val="¤"/>
      <w:lvlJc w:val="left"/>
      <w:pPr>
        <w:ind w:left="2880" w:hanging="360"/>
      </w:pPr>
      <w:rPr>
        <w:rFonts w:ascii="Calibri" w:eastAsia="Yu Gothic"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FE27868">
      <w:numFmt w:val="bullet"/>
      <w:lvlText w:val="ᴥ"/>
      <w:lvlJc w:val="left"/>
      <w:pPr>
        <w:ind w:left="2880" w:hanging="360"/>
      </w:pPr>
      <w:rPr>
        <w:rFonts w:ascii="Calibri" w:eastAsia="Yu Gothic" w:hAnsi="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F37A2"/>
    <w:multiLevelType w:val="hybridMultilevel"/>
    <w:tmpl w:val="19AC2D28"/>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numFmt w:val="bullet"/>
      <w:lvlText w:val="ᴥ"/>
      <w:lvlJc w:val="left"/>
      <w:pPr>
        <w:ind w:left="3240" w:hanging="360"/>
      </w:pPr>
      <w:rPr>
        <w:rFonts w:ascii="Calibri" w:eastAsia="Yu Gothic" w:hAnsi="Calibri" w:hint="default"/>
      </w:rPr>
    </w:lvl>
    <w:lvl w:ilvl="4" w:tplc="FFFFFFFF">
      <w:numFmt w:val="bullet"/>
      <w:lvlText w:val="¤"/>
      <w:lvlJc w:val="left"/>
      <w:pPr>
        <w:ind w:left="3960" w:hanging="360"/>
      </w:pPr>
      <w:rPr>
        <w:rFonts w:ascii="Calibri" w:eastAsia="Yu Gothic" w:hAnsi="Calibri"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D1752E0"/>
    <w:multiLevelType w:val="hybridMultilevel"/>
    <w:tmpl w:val="3434F89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EB747FA"/>
    <w:multiLevelType w:val="hybridMultilevel"/>
    <w:tmpl w:val="012EA52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551779F"/>
    <w:multiLevelType w:val="hybridMultilevel"/>
    <w:tmpl w:val="BF68937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8DC5427"/>
    <w:multiLevelType w:val="hybridMultilevel"/>
    <w:tmpl w:val="F2C05B5C"/>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DBB492A"/>
    <w:multiLevelType w:val="multilevel"/>
    <w:tmpl w:val="074A2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A148E"/>
    <w:multiLevelType w:val="hybridMultilevel"/>
    <w:tmpl w:val="00AA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445A9"/>
    <w:multiLevelType w:val="multilevel"/>
    <w:tmpl w:val="39840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3D2C"/>
    <w:multiLevelType w:val="hybridMultilevel"/>
    <w:tmpl w:val="48EA96F6"/>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F91FD9"/>
    <w:multiLevelType w:val="hybridMultilevel"/>
    <w:tmpl w:val="E39695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2C3214"/>
    <w:multiLevelType w:val="hybridMultilevel"/>
    <w:tmpl w:val="BBE2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A73C0"/>
    <w:multiLevelType w:val="multilevel"/>
    <w:tmpl w:val="C77C6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8777F4"/>
    <w:multiLevelType w:val="hybridMultilevel"/>
    <w:tmpl w:val="4EE0392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13918B5"/>
    <w:multiLevelType w:val="multilevel"/>
    <w:tmpl w:val="110C3674"/>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1DC7924"/>
    <w:multiLevelType w:val="hybridMultilevel"/>
    <w:tmpl w:val="63288728"/>
    <w:lvl w:ilvl="0" w:tplc="04090005">
      <w:start w:val="1"/>
      <w:numFmt w:val="bullet"/>
      <w:lvlText w:val=""/>
      <w:lvlJc w:val="left"/>
      <w:pPr>
        <w:ind w:left="2215" w:hanging="360"/>
      </w:pPr>
      <w:rPr>
        <w:rFonts w:ascii="Wingdings" w:hAnsi="Wingdings" w:hint="default"/>
      </w:rPr>
    </w:lvl>
    <w:lvl w:ilvl="1" w:tplc="04090003" w:tentative="1">
      <w:start w:val="1"/>
      <w:numFmt w:val="bullet"/>
      <w:lvlText w:val="o"/>
      <w:lvlJc w:val="left"/>
      <w:pPr>
        <w:ind w:left="2935" w:hanging="360"/>
      </w:pPr>
      <w:rPr>
        <w:rFonts w:ascii="Courier New" w:hAnsi="Courier New" w:cs="Courier New" w:hint="default"/>
      </w:rPr>
    </w:lvl>
    <w:lvl w:ilvl="2" w:tplc="04090005" w:tentative="1">
      <w:start w:val="1"/>
      <w:numFmt w:val="bullet"/>
      <w:lvlText w:val=""/>
      <w:lvlJc w:val="left"/>
      <w:pPr>
        <w:ind w:left="3655" w:hanging="360"/>
      </w:pPr>
      <w:rPr>
        <w:rFonts w:ascii="Wingdings" w:hAnsi="Wingdings" w:hint="default"/>
      </w:rPr>
    </w:lvl>
    <w:lvl w:ilvl="3" w:tplc="04090001" w:tentative="1">
      <w:start w:val="1"/>
      <w:numFmt w:val="bullet"/>
      <w:lvlText w:val=""/>
      <w:lvlJc w:val="left"/>
      <w:pPr>
        <w:ind w:left="4375" w:hanging="360"/>
      </w:pPr>
      <w:rPr>
        <w:rFonts w:ascii="Symbol" w:hAnsi="Symbol" w:hint="default"/>
      </w:rPr>
    </w:lvl>
    <w:lvl w:ilvl="4" w:tplc="04090003" w:tentative="1">
      <w:start w:val="1"/>
      <w:numFmt w:val="bullet"/>
      <w:lvlText w:val="o"/>
      <w:lvlJc w:val="left"/>
      <w:pPr>
        <w:ind w:left="5095" w:hanging="360"/>
      </w:pPr>
      <w:rPr>
        <w:rFonts w:ascii="Courier New" w:hAnsi="Courier New" w:cs="Courier New" w:hint="default"/>
      </w:rPr>
    </w:lvl>
    <w:lvl w:ilvl="5" w:tplc="04090005" w:tentative="1">
      <w:start w:val="1"/>
      <w:numFmt w:val="bullet"/>
      <w:lvlText w:val=""/>
      <w:lvlJc w:val="left"/>
      <w:pPr>
        <w:ind w:left="5815" w:hanging="360"/>
      </w:pPr>
      <w:rPr>
        <w:rFonts w:ascii="Wingdings" w:hAnsi="Wingdings" w:hint="default"/>
      </w:rPr>
    </w:lvl>
    <w:lvl w:ilvl="6" w:tplc="04090001" w:tentative="1">
      <w:start w:val="1"/>
      <w:numFmt w:val="bullet"/>
      <w:lvlText w:val=""/>
      <w:lvlJc w:val="left"/>
      <w:pPr>
        <w:ind w:left="6535" w:hanging="360"/>
      </w:pPr>
      <w:rPr>
        <w:rFonts w:ascii="Symbol" w:hAnsi="Symbol" w:hint="default"/>
      </w:rPr>
    </w:lvl>
    <w:lvl w:ilvl="7" w:tplc="04090003" w:tentative="1">
      <w:start w:val="1"/>
      <w:numFmt w:val="bullet"/>
      <w:lvlText w:val="o"/>
      <w:lvlJc w:val="left"/>
      <w:pPr>
        <w:ind w:left="7255" w:hanging="360"/>
      </w:pPr>
      <w:rPr>
        <w:rFonts w:ascii="Courier New" w:hAnsi="Courier New" w:cs="Courier New" w:hint="default"/>
      </w:rPr>
    </w:lvl>
    <w:lvl w:ilvl="8" w:tplc="04090005" w:tentative="1">
      <w:start w:val="1"/>
      <w:numFmt w:val="bullet"/>
      <w:lvlText w:val=""/>
      <w:lvlJc w:val="left"/>
      <w:pPr>
        <w:ind w:left="7975" w:hanging="360"/>
      </w:pPr>
      <w:rPr>
        <w:rFonts w:ascii="Wingdings" w:hAnsi="Wingdings" w:hint="default"/>
      </w:rPr>
    </w:lvl>
  </w:abstractNum>
  <w:abstractNum w:abstractNumId="17" w15:restartNumberingAfterBreak="0">
    <w:nsid w:val="331E414B"/>
    <w:multiLevelType w:val="multilevel"/>
    <w:tmpl w:val="5022A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85AD5"/>
    <w:multiLevelType w:val="hybridMultilevel"/>
    <w:tmpl w:val="D02CD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7F39B6"/>
    <w:multiLevelType w:val="hybridMultilevel"/>
    <w:tmpl w:val="20B6561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F1E238B"/>
    <w:multiLevelType w:val="hybridMultilevel"/>
    <w:tmpl w:val="2514D02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DB1F7E"/>
    <w:multiLevelType w:val="hybridMultilevel"/>
    <w:tmpl w:val="A470D6A2"/>
    <w:lvl w:ilvl="0" w:tplc="EFE27868">
      <w:numFmt w:val="bullet"/>
      <w:lvlText w:val="ᴥ"/>
      <w:lvlJc w:val="left"/>
      <w:pPr>
        <w:ind w:left="2880" w:hanging="360"/>
      </w:pPr>
      <w:rPr>
        <w:rFonts w:ascii="Calibri" w:eastAsia="Yu Gothic"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43D1641C"/>
    <w:multiLevelType w:val="hybridMultilevel"/>
    <w:tmpl w:val="79366C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F91646"/>
    <w:multiLevelType w:val="hybridMultilevel"/>
    <w:tmpl w:val="63029D50"/>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17B26BA"/>
    <w:multiLevelType w:val="multilevel"/>
    <w:tmpl w:val="D7F8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DA662B"/>
    <w:multiLevelType w:val="hybridMultilevel"/>
    <w:tmpl w:val="77183C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732543F"/>
    <w:multiLevelType w:val="hybridMultilevel"/>
    <w:tmpl w:val="7FD22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85869A4"/>
    <w:multiLevelType w:val="hybridMultilevel"/>
    <w:tmpl w:val="321A6B80"/>
    <w:lvl w:ilvl="0" w:tplc="04090003">
      <w:start w:val="1"/>
      <w:numFmt w:val="bullet"/>
      <w:lvlText w:val="o"/>
      <w:lvlJc w:val="left"/>
      <w:pPr>
        <w:ind w:left="1495" w:hanging="360"/>
      </w:pPr>
      <w:rPr>
        <w:rFonts w:ascii="Courier New" w:hAnsi="Courier New" w:cs="Courier New" w:hint="default"/>
      </w:rPr>
    </w:lvl>
    <w:lvl w:ilvl="1" w:tplc="04090005">
      <w:start w:val="1"/>
      <w:numFmt w:val="bullet"/>
      <w:lvlText w:val=""/>
      <w:lvlJc w:val="left"/>
      <w:pPr>
        <w:ind w:left="2215" w:hanging="360"/>
      </w:pPr>
      <w:rPr>
        <w:rFonts w:ascii="Wingdings" w:hAnsi="Wingdings"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8" w15:restartNumberingAfterBreak="0">
    <w:nsid w:val="5A041D3D"/>
    <w:multiLevelType w:val="multilevel"/>
    <w:tmpl w:val="E1BE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771E59"/>
    <w:multiLevelType w:val="hybridMultilevel"/>
    <w:tmpl w:val="F196C5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E164815"/>
    <w:multiLevelType w:val="hybridMultilevel"/>
    <w:tmpl w:val="2428603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0376A8A"/>
    <w:multiLevelType w:val="hybridMultilevel"/>
    <w:tmpl w:val="14D0E912"/>
    <w:lvl w:ilvl="0" w:tplc="44AABBD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93044B"/>
    <w:multiLevelType w:val="multilevel"/>
    <w:tmpl w:val="D3D2B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515884"/>
    <w:multiLevelType w:val="hybridMultilevel"/>
    <w:tmpl w:val="27929842"/>
    <w:lvl w:ilvl="0" w:tplc="EFE27868">
      <w:numFmt w:val="bullet"/>
      <w:lvlText w:val="ᴥ"/>
      <w:lvlJc w:val="left"/>
      <w:pPr>
        <w:ind w:left="2520" w:hanging="360"/>
      </w:pPr>
      <w:rPr>
        <w:rFonts w:ascii="Calibri" w:eastAsia="Yu Gothic" w:hAnsi="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7B84EB3"/>
    <w:multiLevelType w:val="hybridMultilevel"/>
    <w:tmpl w:val="3468F3BE"/>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80EC7D3C">
      <w:numFmt w:val="bullet"/>
      <w:lvlText w:val="ᴥ"/>
      <w:lvlJc w:val="left"/>
      <w:pPr>
        <w:ind w:left="2880" w:hanging="360"/>
      </w:pPr>
      <w:rPr>
        <w:rFonts w:ascii="Calibri" w:eastAsia="Yu Gothic" w:hAnsi="Calibri" w:hint="default"/>
        <w:color w:val="auto"/>
      </w:rPr>
    </w:lvl>
    <w:lvl w:ilvl="3" w:tplc="C3C01DEA">
      <w:numFmt w:val="bullet"/>
      <w:lvlText w:val="¤"/>
      <w:lvlJc w:val="left"/>
      <w:pPr>
        <w:ind w:left="3600" w:hanging="360"/>
      </w:pPr>
      <w:rPr>
        <w:rFonts w:ascii="Calibri" w:eastAsia="Yu Gothic" w:hAnsi="Calibri"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82B77F9"/>
    <w:multiLevelType w:val="hybridMultilevel"/>
    <w:tmpl w:val="12CEE2FE"/>
    <w:lvl w:ilvl="0" w:tplc="C3C01DEA">
      <w:numFmt w:val="bullet"/>
      <w:lvlText w:val="¤"/>
      <w:lvlJc w:val="left"/>
      <w:pPr>
        <w:ind w:left="3240" w:hanging="360"/>
      </w:pPr>
      <w:rPr>
        <w:rFonts w:ascii="Calibri" w:eastAsia="Yu Gothic" w:hAnsi="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6" w15:restartNumberingAfterBreak="0">
    <w:nsid w:val="69D265F2"/>
    <w:multiLevelType w:val="hybridMultilevel"/>
    <w:tmpl w:val="677C79E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9FD6038"/>
    <w:multiLevelType w:val="hybridMultilevel"/>
    <w:tmpl w:val="38C06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5660FF"/>
    <w:multiLevelType w:val="hybridMultilevel"/>
    <w:tmpl w:val="163C53C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EFE27868">
      <w:numFmt w:val="bullet"/>
      <w:lvlText w:val="ᴥ"/>
      <w:lvlJc w:val="left"/>
      <w:pPr>
        <w:ind w:left="2880" w:hanging="360"/>
      </w:pPr>
      <w:rPr>
        <w:rFonts w:ascii="Calibri" w:eastAsia="Yu Gothic" w:hAnsi="Calibri"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CC57EA2"/>
    <w:multiLevelType w:val="hybridMultilevel"/>
    <w:tmpl w:val="325EB36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CCF2163"/>
    <w:multiLevelType w:val="hybridMultilevel"/>
    <w:tmpl w:val="F8A2047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41" w15:restartNumberingAfterBreak="0">
    <w:nsid w:val="6E516D22"/>
    <w:multiLevelType w:val="hybridMultilevel"/>
    <w:tmpl w:val="7A8CD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FE27868">
      <w:numFmt w:val="bullet"/>
      <w:lvlText w:val="ᴥ"/>
      <w:lvlJc w:val="left"/>
      <w:pPr>
        <w:ind w:left="2880" w:hanging="360"/>
      </w:pPr>
      <w:rPr>
        <w:rFonts w:ascii="Calibri" w:eastAsia="Yu Gothic" w:hAnsi="Calibri" w:hint="default"/>
      </w:rPr>
    </w:lvl>
    <w:lvl w:ilvl="4" w:tplc="C3C01DEA">
      <w:numFmt w:val="bullet"/>
      <w:lvlText w:val="¤"/>
      <w:lvlJc w:val="left"/>
      <w:pPr>
        <w:ind w:left="3600" w:hanging="360"/>
      </w:pPr>
      <w:rPr>
        <w:rFonts w:ascii="Calibri" w:eastAsia="Yu Gothic" w:hAnsi="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F150C9"/>
    <w:multiLevelType w:val="hybridMultilevel"/>
    <w:tmpl w:val="F0684B28"/>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CA80117"/>
    <w:multiLevelType w:val="hybridMultilevel"/>
    <w:tmpl w:val="E55CBC5C"/>
    <w:lvl w:ilvl="0" w:tplc="04090003">
      <w:start w:val="1"/>
      <w:numFmt w:val="bullet"/>
      <w:lvlText w:val="o"/>
      <w:lvlJc w:val="left"/>
      <w:pPr>
        <w:ind w:left="1497" w:hanging="360"/>
      </w:pPr>
      <w:rPr>
        <w:rFonts w:ascii="Courier New" w:hAnsi="Courier New" w:cs="Courier New"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num w:numId="1">
    <w:abstractNumId w:val="7"/>
  </w:num>
  <w:num w:numId="2">
    <w:abstractNumId w:val="13"/>
  </w:num>
  <w:num w:numId="3">
    <w:abstractNumId w:val="9"/>
  </w:num>
  <w:num w:numId="4">
    <w:abstractNumId w:val="17"/>
  </w:num>
  <w:num w:numId="5">
    <w:abstractNumId w:val="32"/>
  </w:num>
  <w:num w:numId="6">
    <w:abstractNumId w:val="40"/>
  </w:num>
  <w:num w:numId="7">
    <w:abstractNumId w:val="27"/>
  </w:num>
  <w:num w:numId="8">
    <w:abstractNumId w:val="16"/>
  </w:num>
  <w:num w:numId="9">
    <w:abstractNumId w:val="37"/>
  </w:num>
  <w:num w:numId="10">
    <w:abstractNumId w:val="39"/>
  </w:num>
  <w:num w:numId="11">
    <w:abstractNumId w:val="31"/>
  </w:num>
  <w:num w:numId="12">
    <w:abstractNumId w:val="42"/>
  </w:num>
  <w:num w:numId="13">
    <w:abstractNumId w:val="30"/>
  </w:num>
  <w:num w:numId="14">
    <w:abstractNumId w:val="6"/>
  </w:num>
  <w:num w:numId="15">
    <w:abstractNumId w:val="4"/>
  </w:num>
  <w:num w:numId="16">
    <w:abstractNumId w:val="10"/>
  </w:num>
  <w:num w:numId="17">
    <w:abstractNumId w:val="23"/>
  </w:num>
  <w:num w:numId="18">
    <w:abstractNumId w:val="11"/>
  </w:num>
  <w:num w:numId="19">
    <w:abstractNumId w:val="20"/>
  </w:num>
  <w:num w:numId="20">
    <w:abstractNumId w:val="26"/>
  </w:num>
  <w:num w:numId="21">
    <w:abstractNumId w:val="5"/>
  </w:num>
  <w:num w:numId="22">
    <w:abstractNumId w:val="41"/>
  </w:num>
  <w:num w:numId="23">
    <w:abstractNumId w:val="38"/>
  </w:num>
  <w:num w:numId="24">
    <w:abstractNumId w:val="18"/>
  </w:num>
  <w:num w:numId="25">
    <w:abstractNumId w:val="1"/>
  </w:num>
  <w:num w:numId="26">
    <w:abstractNumId w:val="21"/>
  </w:num>
  <w:num w:numId="27">
    <w:abstractNumId w:val="35"/>
  </w:num>
  <w:num w:numId="28">
    <w:abstractNumId w:val="24"/>
  </w:num>
  <w:num w:numId="29">
    <w:abstractNumId w:val="28"/>
  </w:num>
  <w:num w:numId="30">
    <w:abstractNumId w:val="8"/>
  </w:num>
  <w:num w:numId="31">
    <w:abstractNumId w:val="43"/>
  </w:num>
  <w:num w:numId="32">
    <w:abstractNumId w:val="14"/>
  </w:num>
  <w:num w:numId="33">
    <w:abstractNumId w:val="25"/>
  </w:num>
  <w:num w:numId="34">
    <w:abstractNumId w:val="22"/>
  </w:num>
  <w:num w:numId="35">
    <w:abstractNumId w:val="2"/>
  </w:num>
  <w:num w:numId="36">
    <w:abstractNumId w:val="36"/>
  </w:num>
  <w:num w:numId="37">
    <w:abstractNumId w:val="29"/>
  </w:num>
  <w:num w:numId="38">
    <w:abstractNumId w:val="3"/>
  </w:num>
  <w:num w:numId="39">
    <w:abstractNumId w:val="33"/>
  </w:num>
  <w:num w:numId="40">
    <w:abstractNumId w:val="12"/>
  </w:num>
  <w:num w:numId="41">
    <w:abstractNumId w:val="34"/>
  </w:num>
  <w:num w:numId="42">
    <w:abstractNumId w:val="0"/>
  </w:num>
  <w:num w:numId="43">
    <w:abstractNumId w:val="19"/>
  </w:num>
  <w:num w:numId="4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w15:presenceInfo w15:providerId="AD" w15:userId="S::madlin@deloitte.com::6821a6f5-f036-4cd4-8ec6-2da2013d9061"/>
  </w15:person>
  <w15:person w15:author="Lin, Madeline">
    <w15:presenceInfo w15:providerId="AD" w15:userId="S::madlin@deloitte.com::6821a6f5-f036-4cd4-8ec6-2da2013d90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276"/>
    <w:rsid w:val="0001093C"/>
    <w:rsid w:val="00076EAA"/>
    <w:rsid w:val="001010CD"/>
    <w:rsid w:val="002322BF"/>
    <w:rsid w:val="00280A6F"/>
    <w:rsid w:val="003F7302"/>
    <w:rsid w:val="00414CA0"/>
    <w:rsid w:val="004325E6"/>
    <w:rsid w:val="0045283D"/>
    <w:rsid w:val="00481914"/>
    <w:rsid w:val="00497E6E"/>
    <w:rsid w:val="004B6D70"/>
    <w:rsid w:val="004E51B9"/>
    <w:rsid w:val="0056086D"/>
    <w:rsid w:val="005E1059"/>
    <w:rsid w:val="00613FE2"/>
    <w:rsid w:val="006A0836"/>
    <w:rsid w:val="006B3411"/>
    <w:rsid w:val="006D4234"/>
    <w:rsid w:val="006D6A69"/>
    <w:rsid w:val="00730CA9"/>
    <w:rsid w:val="007632BC"/>
    <w:rsid w:val="007A748B"/>
    <w:rsid w:val="007B2244"/>
    <w:rsid w:val="007C4443"/>
    <w:rsid w:val="007E2BF3"/>
    <w:rsid w:val="007E4A7F"/>
    <w:rsid w:val="0083245A"/>
    <w:rsid w:val="008A5735"/>
    <w:rsid w:val="008C5380"/>
    <w:rsid w:val="008D6DAF"/>
    <w:rsid w:val="008E0928"/>
    <w:rsid w:val="008E76B6"/>
    <w:rsid w:val="009757F6"/>
    <w:rsid w:val="009C72EE"/>
    <w:rsid w:val="00A57C62"/>
    <w:rsid w:val="00AA6A00"/>
    <w:rsid w:val="00B10DE5"/>
    <w:rsid w:val="00B67679"/>
    <w:rsid w:val="00BA3934"/>
    <w:rsid w:val="00BA56A1"/>
    <w:rsid w:val="00BC59A0"/>
    <w:rsid w:val="00BE3722"/>
    <w:rsid w:val="00C20172"/>
    <w:rsid w:val="00C464F8"/>
    <w:rsid w:val="00C47C82"/>
    <w:rsid w:val="00C674A6"/>
    <w:rsid w:val="00C76573"/>
    <w:rsid w:val="00CA03B4"/>
    <w:rsid w:val="00CD0276"/>
    <w:rsid w:val="00CE6702"/>
    <w:rsid w:val="00D96897"/>
    <w:rsid w:val="00DE3DFC"/>
    <w:rsid w:val="00DE5B25"/>
    <w:rsid w:val="00DF0674"/>
    <w:rsid w:val="00E40290"/>
    <w:rsid w:val="00E412D9"/>
    <w:rsid w:val="00EA7DA3"/>
    <w:rsid w:val="00EB2BBA"/>
    <w:rsid w:val="00ED44F9"/>
    <w:rsid w:val="00F374C5"/>
    <w:rsid w:val="00F50830"/>
    <w:rsid w:val="00FB693D"/>
    <w:rsid w:val="00FF5505"/>
    <w:rsid w:val="00FF7A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9EC35"/>
  <w15:chartTrackingRefBased/>
  <w15:docId w15:val="{F3667EAE-B3D6-4C55-BE41-570A79C4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934"/>
    <w:pPr>
      <w:spacing w:after="0"/>
    </w:pPr>
    <w:rPr>
      <w:rFonts w:eastAsiaTheme="minorEastAsia"/>
      <w:sz w:val="24"/>
      <w:szCs w:val="24"/>
      <w:lang w:eastAsia="zh-CN"/>
    </w:rPr>
  </w:style>
  <w:style w:type="paragraph" w:styleId="Heading1">
    <w:name w:val="heading 1"/>
    <w:basedOn w:val="Normal"/>
    <w:next w:val="Normal"/>
    <w:link w:val="Heading1Char"/>
    <w:uiPriority w:val="9"/>
    <w:qFormat/>
    <w:rsid w:val="000109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57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57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4E51B9"/>
    <w:pPr>
      <w:spacing w:after="0"/>
    </w:pPr>
    <w:rPr>
      <w:rFonts w:ascii="Times New Roman" w:hAnsi="Times New Roman"/>
      <w:sz w:val="18"/>
    </w:rPr>
  </w:style>
  <w:style w:type="table" w:styleId="TableGrid">
    <w:name w:val="Table Grid"/>
    <w:basedOn w:val="TableNormal"/>
    <w:uiPriority w:val="39"/>
    <w:rsid w:val="00BA3934"/>
    <w:pPr>
      <w:spacing w:after="0"/>
    </w:pPr>
    <w:rPr>
      <w:rFonts w:eastAsiaTheme="minorEastAsia"/>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3934"/>
    <w:rPr>
      <w:color w:val="0000FF"/>
      <w:u w:val="single"/>
    </w:rPr>
  </w:style>
  <w:style w:type="paragraph" w:styleId="ListParagraph">
    <w:name w:val="List Paragraph"/>
    <w:basedOn w:val="Normal"/>
    <w:uiPriority w:val="34"/>
    <w:qFormat/>
    <w:rsid w:val="00BA3934"/>
    <w:pPr>
      <w:spacing w:after="160"/>
      <w:ind w:left="720"/>
      <w:contextualSpacing/>
    </w:pPr>
    <w:rPr>
      <w:sz w:val="22"/>
      <w:szCs w:val="22"/>
    </w:rPr>
  </w:style>
  <w:style w:type="table" w:styleId="GridTable4-Accent6">
    <w:name w:val="Grid Table 4 Accent 6"/>
    <w:basedOn w:val="TableNormal"/>
    <w:uiPriority w:val="49"/>
    <w:rsid w:val="00BA3934"/>
    <w:pPr>
      <w:spacing w:after="0"/>
    </w:pPr>
    <w:rPr>
      <w:rFonts w:eastAsiaTheme="minorEastAsia"/>
      <w:lang w:eastAsia="zh-CN"/>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BA3934"/>
    <w:rPr>
      <w:sz w:val="20"/>
      <w:szCs w:val="20"/>
    </w:rPr>
  </w:style>
  <w:style w:type="character" w:customStyle="1" w:styleId="FootnoteTextChar">
    <w:name w:val="Footnote Text Char"/>
    <w:basedOn w:val="DefaultParagraphFont"/>
    <w:link w:val="FootnoteText"/>
    <w:uiPriority w:val="99"/>
    <w:semiHidden/>
    <w:rsid w:val="00BA3934"/>
    <w:rPr>
      <w:rFonts w:eastAsiaTheme="minorEastAsia"/>
      <w:sz w:val="20"/>
      <w:szCs w:val="20"/>
      <w:lang w:eastAsia="zh-CN"/>
    </w:rPr>
  </w:style>
  <w:style w:type="character" w:styleId="FootnoteReference">
    <w:name w:val="footnote reference"/>
    <w:basedOn w:val="DefaultParagraphFont"/>
    <w:uiPriority w:val="99"/>
    <w:semiHidden/>
    <w:unhideWhenUsed/>
    <w:rsid w:val="00BA3934"/>
    <w:rPr>
      <w:vertAlign w:val="superscript"/>
    </w:rPr>
  </w:style>
  <w:style w:type="character" w:styleId="UnresolvedMention">
    <w:name w:val="Unresolved Mention"/>
    <w:basedOn w:val="DefaultParagraphFont"/>
    <w:uiPriority w:val="99"/>
    <w:semiHidden/>
    <w:unhideWhenUsed/>
    <w:rsid w:val="00BA3934"/>
    <w:rPr>
      <w:color w:val="605E5C"/>
      <w:shd w:val="clear" w:color="auto" w:fill="E1DFDD"/>
    </w:rPr>
  </w:style>
  <w:style w:type="character" w:customStyle="1" w:styleId="il">
    <w:name w:val="il"/>
    <w:basedOn w:val="DefaultParagraphFont"/>
    <w:rsid w:val="00BA3934"/>
  </w:style>
  <w:style w:type="character" w:styleId="CommentReference">
    <w:name w:val="annotation reference"/>
    <w:basedOn w:val="DefaultParagraphFont"/>
    <w:uiPriority w:val="99"/>
    <w:semiHidden/>
    <w:unhideWhenUsed/>
    <w:rsid w:val="00BA3934"/>
    <w:rPr>
      <w:sz w:val="16"/>
      <w:szCs w:val="16"/>
    </w:rPr>
  </w:style>
  <w:style w:type="paragraph" w:styleId="CommentText">
    <w:name w:val="annotation text"/>
    <w:basedOn w:val="Normal"/>
    <w:link w:val="CommentTextChar"/>
    <w:uiPriority w:val="99"/>
    <w:semiHidden/>
    <w:unhideWhenUsed/>
    <w:rsid w:val="00BA3934"/>
    <w:pPr>
      <w:spacing w:after="160"/>
    </w:pPr>
    <w:rPr>
      <w:sz w:val="20"/>
      <w:szCs w:val="20"/>
    </w:rPr>
  </w:style>
  <w:style w:type="character" w:customStyle="1" w:styleId="CommentTextChar">
    <w:name w:val="Comment Text Char"/>
    <w:basedOn w:val="DefaultParagraphFont"/>
    <w:link w:val="CommentText"/>
    <w:uiPriority w:val="99"/>
    <w:semiHidden/>
    <w:rsid w:val="00BA3934"/>
    <w:rPr>
      <w:rFonts w:eastAsiaTheme="minorEastAsia"/>
      <w:sz w:val="20"/>
      <w:szCs w:val="20"/>
      <w:lang w:eastAsia="zh-CN"/>
    </w:rPr>
  </w:style>
  <w:style w:type="paragraph" w:styleId="CommentSubject">
    <w:name w:val="annotation subject"/>
    <w:basedOn w:val="CommentText"/>
    <w:next w:val="CommentText"/>
    <w:link w:val="CommentSubjectChar"/>
    <w:uiPriority w:val="99"/>
    <w:semiHidden/>
    <w:unhideWhenUsed/>
    <w:rsid w:val="00BA3934"/>
    <w:rPr>
      <w:b/>
      <w:bCs/>
    </w:rPr>
  </w:style>
  <w:style w:type="character" w:customStyle="1" w:styleId="CommentSubjectChar">
    <w:name w:val="Comment Subject Char"/>
    <w:basedOn w:val="CommentTextChar"/>
    <w:link w:val="CommentSubject"/>
    <w:uiPriority w:val="99"/>
    <w:semiHidden/>
    <w:rsid w:val="00BA3934"/>
    <w:rPr>
      <w:rFonts w:eastAsiaTheme="minorEastAsia"/>
      <w:b/>
      <w:bCs/>
      <w:sz w:val="20"/>
      <w:szCs w:val="20"/>
      <w:lang w:eastAsia="zh-CN"/>
    </w:rPr>
  </w:style>
  <w:style w:type="character" w:styleId="FollowedHyperlink">
    <w:name w:val="FollowedHyperlink"/>
    <w:basedOn w:val="DefaultParagraphFont"/>
    <w:uiPriority w:val="99"/>
    <w:semiHidden/>
    <w:unhideWhenUsed/>
    <w:rsid w:val="00BA3934"/>
    <w:rPr>
      <w:color w:val="954F72" w:themeColor="followedHyperlink"/>
      <w:u w:val="single"/>
    </w:rPr>
  </w:style>
  <w:style w:type="paragraph" w:styleId="NormalWeb">
    <w:name w:val="Normal (Web)"/>
    <w:basedOn w:val="Normal"/>
    <w:uiPriority w:val="99"/>
    <w:semiHidden/>
    <w:unhideWhenUsed/>
    <w:rsid w:val="00BA3934"/>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BA3934"/>
    <w:rPr>
      <w:i/>
      <w:iCs/>
    </w:rPr>
  </w:style>
  <w:style w:type="paragraph" w:styleId="HTMLPreformatted">
    <w:name w:val="HTML Preformatted"/>
    <w:basedOn w:val="Normal"/>
    <w:link w:val="HTMLPreformattedChar"/>
    <w:uiPriority w:val="99"/>
    <w:semiHidden/>
    <w:unhideWhenUsed/>
    <w:rsid w:val="00BA39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3934"/>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BA3934"/>
    <w:rPr>
      <w:rFonts w:ascii="Courier New" w:eastAsia="Times New Roman" w:hAnsi="Courier New" w:cs="Courier New"/>
      <w:sz w:val="20"/>
      <w:szCs w:val="20"/>
    </w:rPr>
  </w:style>
  <w:style w:type="character" w:customStyle="1" w:styleId="hljs-selector-attr">
    <w:name w:val="hljs-selector-attr"/>
    <w:basedOn w:val="DefaultParagraphFont"/>
    <w:rsid w:val="00BA3934"/>
  </w:style>
  <w:style w:type="character" w:customStyle="1" w:styleId="hljs-number">
    <w:name w:val="hljs-number"/>
    <w:basedOn w:val="DefaultParagraphFont"/>
    <w:rsid w:val="00BA3934"/>
  </w:style>
  <w:style w:type="character" w:customStyle="1" w:styleId="hljs-builtin">
    <w:name w:val="hljs-built_in"/>
    <w:basedOn w:val="DefaultParagraphFont"/>
    <w:rsid w:val="00BA3934"/>
  </w:style>
  <w:style w:type="paragraph" w:customStyle="1" w:styleId="Default">
    <w:name w:val="Default"/>
    <w:rsid w:val="00BA3934"/>
    <w:pPr>
      <w:autoSpaceDE w:val="0"/>
      <w:autoSpaceDN w:val="0"/>
      <w:adjustRightInd w:val="0"/>
      <w:spacing w:after="0"/>
    </w:pPr>
    <w:rPr>
      <w:rFonts w:ascii="Calibri" w:eastAsiaTheme="minorEastAsia" w:hAnsi="Calibri" w:cs="Calibri"/>
      <w:color w:val="000000"/>
      <w:sz w:val="24"/>
      <w:szCs w:val="24"/>
      <w:lang w:eastAsia="zh-CN"/>
    </w:rPr>
  </w:style>
  <w:style w:type="character" w:customStyle="1" w:styleId="Heading1Char">
    <w:name w:val="Heading 1 Char"/>
    <w:basedOn w:val="DefaultParagraphFont"/>
    <w:link w:val="Heading1"/>
    <w:uiPriority w:val="9"/>
    <w:rsid w:val="0001093C"/>
    <w:rPr>
      <w:rFonts w:asciiTheme="majorHAnsi" w:eastAsiaTheme="majorEastAsia" w:hAnsiTheme="majorHAnsi" w:cstheme="majorBidi"/>
      <w:color w:val="2F5496" w:themeColor="accent1" w:themeShade="BF"/>
      <w:sz w:val="32"/>
      <w:szCs w:val="32"/>
      <w:lang w:eastAsia="zh-CN"/>
    </w:rPr>
  </w:style>
  <w:style w:type="character" w:customStyle="1" w:styleId="Heading2Char">
    <w:name w:val="Heading 2 Char"/>
    <w:basedOn w:val="DefaultParagraphFont"/>
    <w:link w:val="Heading2"/>
    <w:uiPriority w:val="9"/>
    <w:rsid w:val="00C76573"/>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C76573"/>
    <w:rPr>
      <w:rFonts w:asciiTheme="majorHAnsi" w:eastAsiaTheme="majorEastAsia" w:hAnsiTheme="majorHAnsi" w:cstheme="majorBidi"/>
      <w:color w:val="1F3763" w:themeColor="accent1" w:themeShade="7F"/>
      <w:sz w:val="24"/>
      <w:szCs w:val="24"/>
      <w:lang w:eastAsia="zh-CN"/>
    </w:rPr>
  </w:style>
  <w:style w:type="paragraph" w:styleId="Header">
    <w:name w:val="header"/>
    <w:basedOn w:val="Normal"/>
    <w:link w:val="HeaderChar"/>
    <w:uiPriority w:val="99"/>
    <w:unhideWhenUsed/>
    <w:rsid w:val="0083245A"/>
    <w:pPr>
      <w:tabs>
        <w:tab w:val="center" w:pos="4680"/>
        <w:tab w:val="right" w:pos="9360"/>
      </w:tabs>
    </w:pPr>
  </w:style>
  <w:style w:type="character" w:customStyle="1" w:styleId="HeaderChar">
    <w:name w:val="Header Char"/>
    <w:basedOn w:val="DefaultParagraphFont"/>
    <w:link w:val="Header"/>
    <w:uiPriority w:val="99"/>
    <w:rsid w:val="0083245A"/>
    <w:rPr>
      <w:rFonts w:eastAsiaTheme="minorEastAsia"/>
      <w:sz w:val="24"/>
      <w:szCs w:val="24"/>
      <w:lang w:eastAsia="zh-CN"/>
    </w:rPr>
  </w:style>
  <w:style w:type="paragraph" w:styleId="Footer">
    <w:name w:val="footer"/>
    <w:basedOn w:val="Normal"/>
    <w:link w:val="FooterChar"/>
    <w:uiPriority w:val="99"/>
    <w:unhideWhenUsed/>
    <w:rsid w:val="0083245A"/>
    <w:pPr>
      <w:tabs>
        <w:tab w:val="center" w:pos="4680"/>
        <w:tab w:val="right" w:pos="9360"/>
      </w:tabs>
    </w:pPr>
  </w:style>
  <w:style w:type="character" w:customStyle="1" w:styleId="FooterChar">
    <w:name w:val="Footer Char"/>
    <w:basedOn w:val="DefaultParagraphFont"/>
    <w:link w:val="Footer"/>
    <w:uiPriority w:val="99"/>
    <w:rsid w:val="0083245A"/>
    <w:rPr>
      <w:rFonts w:eastAsiaTheme="minorEastAsia"/>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07" Type="http://schemas.openxmlformats.org/officeDocument/2006/relationships/image" Target="media/image96.png"/><Relationship Id="rId11" Type="http://schemas.openxmlformats.org/officeDocument/2006/relationships/hyperlink" Target="https://support.spotify.com/us/article/understanding-my-data/" TargetMode="Externa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hyperlink" Target="https://www.kaggle.com/code/vatsalmavani/music-recommendation-system-using-spotify-dataset/data"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s://www.kaggle.com/code/vatsalmavani/music-recommendation-system-using-spotify-dataset/data"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charts.spotify.com/charts/view/regional-global-weekly/2023-01-12"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C903E-F02A-4AC2-933F-B598C4193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87</Pages>
  <Words>20821</Words>
  <Characters>118681</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Madeline</dc:creator>
  <cp:keywords/>
  <dc:description/>
  <cp:lastModifiedBy>Madeline</cp:lastModifiedBy>
  <cp:revision>43</cp:revision>
  <dcterms:created xsi:type="dcterms:W3CDTF">2023-04-07T23:51:00Z</dcterms:created>
  <dcterms:modified xsi:type="dcterms:W3CDTF">2023-04-08T16:17:00Z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2023-04-07T23:51:48Z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bd882462-78a3-49d1-846d-a72c6cbd3c36</vt:lpwstr>
  </property>
  <property fmtid="{D5CDD505-2E9C-101B-9397-08002B2CF9AE}" pid="8" name="MSIP_Label_ea60d57e-af5b-4752-ac57-3e4f28ca11dc_ContentBits">
    <vt:lpwstr>0</vt:lpwstr>
  </property>
</Properties>
</file>